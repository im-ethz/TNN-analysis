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480" w:lineRule="auto"/>
        <w:jc w:val="both"/>
        <w:rPr>
          <w:sz w:val="24"/>
          <w:szCs w:val="24"/>
        </w:rPr>
      </w:pPr>
      <w:r w:rsidDel="00000000" w:rsidR="00000000" w:rsidRPr="00000000">
        <w:rPr>
          <w:b w:val="1"/>
          <w:i w:val="0"/>
          <w:smallCaps w:val="0"/>
          <w:strike w:val="0"/>
          <w:color w:val="000000"/>
          <w:sz w:val="24"/>
          <w:szCs w:val="24"/>
          <w:u w:val="none"/>
          <w:shd w:fill="auto" w:val="clear"/>
          <w:vertAlign w:val="baseline"/>
          <w:rtl w:val="0"/>
        </w:rPr>
        <w:t xml:space="preserve">Glycemic Control of Male Professional Athletes With Type 1 Diabetes Over an Entire Competitive Season: </w:t>
      </w:r>
      <w:r w:rsidDel="00000000" w:rsidR="00000000" w:rsidRPr="00000000">
        <w:rPr>
          <w:b w:val="1"/>
          <w:i w:val="0"/>
          <w:smallCaps w:val="0"/>
          <w:strike w:val="0"/>
          <w:color w:val="000000"/>
          <w:sz w:val="24"/>
          <w:szCs w:val="24"/>
          <w:u w:val="none"/>
          <w:shd w:fill="auto" w:val="clear"/>
          <w:vertAlign w:val="baseline"/>
          <w:rtl w:val="0"/>
        </w:rPr>
        <w:t xml:space="preserve">A Retrospective Observational </w:t>
      </w:r>
      <w:r w:rsidDel="00000000" w:rsidR="00000000" w:rsidRPr="00000000">
        <w:rPr>
          <w:b w:val="1"/>
          <w:sz w:val="24"/>
          <w:szCs w:val="24"/>
          <w:rtl w:val="0"/>
        </w:rPr>
        <w:t xml:space="preserve">Study</w:t>
      </w:r>
      <w:r w:rsidDel="00000000" w:rsidR="00000000" w:rsidRPr="00000000">
        <w:rPr>
          <w:rtl w:val="0"/>
        </w:rPr>
      </w:r>
    </w:p>
    <w:p w:rsidR="00000000" w:rsidDel="00000000" w:rsidP="00000000" w:rsidRDefault="00000000" w:rsidRPr="00000000" w14:paraId="00000002">
      <w:pPr>
        <w:spacing w:after="0" w:line="480" w:lineRule="auto"/>
        <w:jc w:val="both"/>
        <w:rPr>
          <w:b w:val="1"/>
          <w:sz w:val="24"/>
          <w:szCs w:val="24"/>
        </w:rPr>
      </w:pPr>
      <w:r w:rsidDel="00000000" w:rsidR="00000000" w:rsidRPr="00000000">
        <w:rPr>
          <w:rtl w:val="0"/>
        </w:rPr>
      </w:r>
    </w:p>
    <w:p w:rsidR="00000000" w:rsidDel="00000000" w:rsidP="00000000" w:rsidRDefault="00000000" w:rsidRPr="00000000" w14:paraId="00000003">
      <w:pPr>
        <w:spacing w:after="0" w:line="480" w:lineRule="auto"/>
        <w:jc w:val="both"/>
        <w:rPr>
          <w:sz w:val="24"/>
          <w:szCs w:val="24"/>
        </w:rPr>
      </w:pPr>
      <w:r w:rsidDel="00000000" w:rsidR="00000000" w:rsidRPr="00000000">
        <w:rPr>
          <w:b w:val="1"/>
          <w:sz w:val="24"/>
          <w:szCs w:val="24"/>
          <w:rtl w:val="0"/>
        </w:rPr>
        <w:t xml:space="preserve">Short title:</w:t>
      </w:r>
      <w:r w:rsidDel="00000000" w:rsidR="00000000" w:rsidRPr="00000000">
        <w:rPr>
          <w:sz w:val="24"/>
          <w:szCs w:val="24"/>
          <w:rtl w:val="0"/>
        </w:rPr>
        <w:t xml:space="preserve"> Glycemia of Athletes with Type 1 Diabetes</w:t>
      </w:r>
    </w:p>
    <w:p w:rsidR="00000000" w:rsidDel="00000000" w:rsidP="00000000" w:rsidRDefault="00000000" w:rsidRPr="00000000" w14:paraId="00000004">
      <w:pPr>
        <w:spacing w:after="0" w:line="480" w:lineRule="auto"/>
        <w:rPr>
          <w:sz w:val="28"/>
          <w:szCs w:val="28"/>
        </w:rPr>
      </w:pPr>
      <w:r w:rsidDel="00000000" w:rsidR="00000000" w:rsidRPr="00000000">
        <w:rPr>
          <w:rtl w:val="0"/>
        </w:rPr>
      </w:r>
    </w:p>
    <w:p w:rsidR="00000000" w:rsidDel="00000000" w:rsidP="00000000" w:rsidRDefault="00000000" w:rsidRPr="00000000" w14:paraId="00000005">
      <w:pPr>
        <w:spacing w:after="0" w:line="276" w:lineRule="auto"/>
        <w:rPr>
          <w:sz w:val="24"/>
          <w:szCs w:val="24"/>
        </w:rPr>
      </w:pPr>
      <w:r w:rsidDel="00000000" w:rsidR="00000000" w:rsidRPr="00000000">
        <w:rPr>
          <w:sz w:val="24"/>
          <w:szCs w:val="24"/>
          <w:rtl w:val="0"/>
        </w:rPr>
        <w:t xml:space="preserve">Eva van Weenen, MSc</w:t>
      </w:r>
      <w:r w:rsidDel="00000000" w:rsidR="00000000" w:rsidRPr="00000000">
        <w:rPr>
          <w:sz w:val="24"/>
          <w:szCs w:val="24"/>
          <w:vertAlign w:val="superscript"/>
          <w:rtl w:val="0"/>
        </w:rPr>
        <w:t xml:space="preserve">1</w:t>
      </w:r>
      <w:r w:rsidDel="00000000" w:rsidR="00000000" w:rsidRPr="00000000">
        <w:rPr>
          <w:sz w:val="24"/>
          <w:szCs w:val="24"/>
          <w:rtl w:val="0"/>
        </w:rPr>
        <w:t xml:space="preserve">; Nicolas Banholzer, </w:t>
      </w:r>
      <w:sdt>
        <w:sdtPr>
          <w:tag w:val="goog_rdk_0"/>
        </w:sdtPr>
        <w:sdtContent>
          <w:ins w:author="Eva van Weenen" w:id="0" w:date="2022-08-25T15:13:56Z"/>
          <w:sdt>
            <w:sdtPr>
              <w:tag w:val="goog_rdk_1"/>
            </w:sdtPr>
            <w:sdtContent>
              <w:commentRangeStart w:id="0"/>
            </w:sdtContent>
          </w:sdt>
          <w:ins w:author="Eva van Weenen" w:id="0" w:date="2022-08-25T15:13:56Z">
            <w:r w:rsidDel="00000000" w:rsidR="00000000" w:rsidRPr="00000000">
              <w:rPr>
                <w:sz w:val="24"/>
                <w:szCs w:val="24"/>
                <w:rtl w:val="0"/>
              </w:rPr>
              <w:t xml:space="preserve">PhD</w:t>
            </w:r>
          </w:ins>
        </w:sdtContent>
      </w:sdt>
      <w:sdt>
        <w:sdtPr>
          <w:tag w:val="goog_rdk_2"/>
        </w:sdtPr>
        <w:sdtContent>
          <w:del w:author="Eva van Weenen" w:id="0" w:date="2022-08-25T15:13:56Z">
            <w:commentRangeEnd w:id="0"/>
            <w:r w:rsidDel="00000000" w:rsidR="00000000" w:rsidRPr="00000000">
              <w:commentReference w:id="0"/>
            </w:r>
            <w:r w:rsidDel="00000000" w:rsidR="00000000" w:rsidRPr="00000000">
              <w:rPr>
                <w:sz w:val="24"/>
                <w:szCs w:val="24"/>
                <w:rtl w:val="0"/>
              </w:rPr>
              <w:delText xml:space="preserve">MSc</w:delText>
            </w:r>
          </w:del>
        </w:sdtContent>
      </w:sdt>
      <w:r w:rsidDel="00000000" w:rsidR="00000000" w:rsidRPr="00000000">
        <w:rPr>
          <w:sz w:val="24"/>
          <w:szCs w:val="24"/>
          <w:vertAlign w:val="superscript"/>
          <w:rtl w:val="0"/>
        </w:rPr>
        <w:t xml:space="preserve">2</w:t>
      </w:r>
      <w:r w:rsidDel="00000000" w:rsidR="00000000" w:rsidRPr="00000000">
        <w:rPr>
          <w:sz w:val="24"/>
          <w:szCs w:val="24"/>
          <w:rtl w:val="0"/>
        </w:rPr>
        <w:t xml:space="preserve">; Simon Föll, MSc</w:t>
      </w:r>
      <w:r w:rsidDel="00000000" w:rsidR="00000000" w:rsidRPr="00000000">
        <w:rPr>
          <w:sz w:val="24"/>
          <w:szCs w:val="24"/>
          <w:vertAlign w:val="superscript"/>
          <w:rtl w:val="0"/>
        </w:rPr>
        <w:t xml:space="preserve">1</w:t>
      </w:r>
      <w:r w:rsidDel="00000000" w:rsidR="00000000" w:rsidRPr="00000000">
        <w:rPr>
          <w:sz w:val="24"/>
          <w:szCs w:val="24"/>
          <w:rtl w:val="0"/>
        </w:rPr>
        <w:t xml:space="preserve">; Thomas Züger, MD</w:t>
      </w:r>
      <w:r w:rsidDel="00000000" w:rsidR="00000000" w:rsidRPr="00000000">
        <w:rPr>
          <w:sz w:val="24"/>
          <w:szCs w:val="24"/>
          <w:vertAlign w:val="superscript"/>
          <w:rtl w:val="0"/>
        </w:rPr>
        <w:t xml:space="preserve">3</w:t>
      </w:r>
      <w:r w:rsidDel="00000000" w:rsidR="00000000" w:rsidRPr="00000000">
        <w:rPr>
          <w:sz w:val="24"/>
          <w:szCs w:val="24"/>
          <w:vertAlign w:val="superscript"/>
          <w:rtl w:val="0"/>
        </w:rPr>
        <w:t xml:space="preserve">,4</w:t>
      </w:r>
      <w:r w:rsidDel="00000000" w:rsidR="00000000" w:rsidRPr="00000000">
        <w:rPr>
          <w:sz w:val="24"/>
          <w:szCs w:val="24"/>
          <w:rtl w:val="0"/>
        </w:rPr>
        <w:t xml:space="preserve">; Federico Y. Fontana, PhD</w:t>
      </w:r>
      <w:r w:rsidDel="00000000" w:rsidR="00000000" w:rsidRPr="00000000">
        <w:rPr>
          <w:sz w:val="24"/>
          <w:szCs w:val="24"/>
          <w:vertAlign w:val="superscript"/>
          <w:rtl w:val="0"/>
        </w:rPr>
        <w:t xml:space="preserve">3</w:t>
      </w:r>
      <w:r w:rsidDel="00000000" w:rsidR="00000000" w:rsidRPr="00000000">
        <w:rPr>
          <w:sz w:val="24"/>
          <w:szCs w:val="24"/>
          <w:vertAlign w:val="superscript"/>
          <w:rtl w:val="0"/>
        </w:rPr>
        <w:t xml:space="preserve">,5</w:t>
      </w:r>
      <w:r w:rsidDel="00000000" w:rsidR="00000000" w:rsidRPr="00000000">
        <w:rPr>
          <w:sz w:val="24"/>
          <w:szCs w:val="24"/>
          <w:rtl w:val="0"/>
        </w:rPr>
        <w:t xml:space="preserve">; Kristina Skroce, MSc</w:t>
      </w:r>
      <w:r w:rsidDel="00000000" w:rsidR="00000000" w:rsidRPr="00000000">
        <w:rPr>
          <w:sz w:val="24"/>
          <w:szCs w:val="24"/>
          <w:vertAlign w:val="superscript"/>
          <w:rtl w:val="0"/>
        </w:rPr>
        <w:t xml:space="preserve">5</w:t>
      </w:r>
      <w:r w:rsidDel="00000000" w:rsidR="00000000" w:rsidRPr="00000000">
        <w:rPr>
          <w:sz w:val="24"/>
          <w:szCs w:val="24"/>
          <w:rtl w:val="0"/>
        </w:rPr>
        <w:t xml:space="preserve">; Charlotte Hayes, MMSc</w:t>
      </w:r>
      <w:r w:rsidDel="00000000" w:rsidR="00000000" w:rsidRPr="00000000">
        <w:rPr>
          <w:sz w:val="24"/>
          <w:szCs w:val="24"/>
          <w:vertAlign w:val="superscript"/>
          <w:rtl w:val="0"/>
        </w:rPr>
        <w:t xml:space="preserve">5</w:t>
      </w:r>
      <w:r w:rsidDel="00000000" w:rsidR="00000000" w:rsidRPr="00000000">
        <w:rPr>
          <w:sz w:val="24"/>
          <w:szCs w:val="24"/>
          <w:rtl w:val="0"/>
        </w:rPr>
        <w:t xml:space="preserve">; Mathias Kraus, PhD</w:t>
      </w:r>
      <w:r w:rsidDel="00000000" w:rsidR="00000000" w:rsidRPr="00000000">
        <w:rPr>
          <w:sz w:val="24"/>
          <w:szCs w:val="24"/>
          <w:vertAlign w:val="superscript"/>
          <w:rtl w:val="0"/>
        </w:rPr>
        <w:t xml:space="preserve">6</w:t>
      </w:r>
      <w:r w:rsidDel="00000000" w:rsidR="00000000" w:rsidRPr="00000000">
        <w:rPr>
          <w:sz w:val="24"/>
          <w:szCs w:val="24"/>
          <w:rtl w:val="0"/>
        </w:rPr>
        <w:t xml:space="preserve">; Stefan Feuerriegel, PhD</w:t>
      </w:r>
      <w:r w:rsidDel="00000000" w:rsidR="00000000" w:rsidRPr="00000000">
        <w:rPr>
          <w:sz w:val="24"/>
          <w:szCs w:val="24"/>
          <w:vertAlign w:val="superscript"/>
          <w:rtl w:val="0"/>
        </w:rPr>
        <w:t xml:space="preserve">7</w:t>
      </w:r>
      <w:r w:rsidDel="00000000" w:rsidR="00000000" w:rsidRPr="00000000">
        <w:rPr>
          <w:sz w:val="24"/>
          <w:szCs w:val="24"/>
          <w:rtl w:val="0"/>
        </w:rPr>
        <w:t xml:space="preserve">; Felix Wortmann, PhD</w:t>
      </w:r>
      <w:r w:rsidDel="00000000" w:rsidR="00000000" w:rsidRPr="00000000">
        <w:rPr>
          <w:sz w:val="24"/>
          <w:szCs w:val="24"/>
          <w:vertAlign w:val="superscript"/>
          <w:rtl w:val="0"/>
        </w:rPr>
        <w:t xml:space="preserve">8</w:t>
      </w:r>
      <w:r w:rsidDel="00000000" w:rsidR="00000000" w:rsidRPr="00000000">
        <w:rPr>
          <w:sz w:val="24"/>
          <w:szCs w:val="24"/>
          <w:vertAlign w:val="superscript"/>
          <w:rtl w:val="0"/>
        </w:rPr>
        <w:t xml:space="preserve">,</w:t>
      </w:r>
      <w:r w:rsidDel="00000000" w:rsidR="00000000" w:rsidRPr="00000000">
        <w:rPr>
          <w:sz w:val="24"/>
          <w:szCs w:val="24"/>
          <w:rtl w:val="0"/>
        </w:rPr>
        <w:t xml:space="preserve">* Sam N. Scott, PhD</w:t>
      </w:r>
      <w:r w:rsidDel="00000000" w:rsidR="00000000" w:rsidRPr="00000000">
        <w:rPr>
          <w:sz w:val="24"/>
          <w:szCs w:val="24"/>
          <w:vertAlign w:val="superscript"/>
          <w:rtl w:val="0"/>
        </w:rPr>
        <w:t xml:space="preserve">5,</w:t>
      </w:r>
      <w:r w:rsidDel="00000000" w:rsidR="00000000" w:rsidRPr="00000000">
        <w:rPr>
          <w:sz w:val="24"/>
          <w:szCs w:val="24"/>
          <w:rtl w:val="0"/>
        </w:rPr>
        <w:t xml:space="preserve">*; Christoph Stettler, MD</w:t>
      </w:r>
      <w:r w:rsidDel="00000000" w:rsidR="00000000" w:rsidRPr="00000000">
        <w:rPr>
          <w:sz w:val="24"/>
          <w:szCs w:val="24"/>
          <w:vertAlign w:val="superscript"/>
          <w:rtl w:val="0"/>
        </w:rPr>
        <w:t xml:space="preserve">3</w:t>
      </w:r>
      <w:r w:rsidDel="00000000" w:rsidR="00000000" w:rsidRPr="00000000">
        <w:rPr>
          <w:sz w:val="24"/>
          <w:szCs w:val="24"/>
          <w:vertAlign w:val="superscript"/>
          <w:rtl w:val="0"/>
        </w:rPr>
        <w:t xml:space="preserve">,</w:t>
      </w:r>
      <w:r w:rsidDel="00000000" w:rsidR="00000000" w:rsidRPr="00000000">
        <w:rPr>
          <w:sz w:val="24"/>
          <w:szCs w:val="24"/>
          <w:rtl w:val="0"/>
        </w:rPr>
        <w:t xml:space="preserve">*</w:t>
      </w:r>
    </w:p>
    <w:p w:rsidR="00000000" w:rsidDel="00000000" w:rsidP="00000000" w:rsidRDefault="00000000" w:rsidRPr="00000000" w14:paraId="00000006">
      <w:pPr>
        <w:spacing w:after="0" w:before="200" w:line="480" w:lineRule="auto"/>
        <w:rPr>
          <w:sz w:val="24"/>
          <w:szCs w:val="24"/>
        </w:rPr>
      </w:pPr>
      <w:r w:rsidDel="00000000" w:rsidR="00000000" w:rsidRPr="00000000">
        <w:rPr>
          <w:sz w:val="24"/>
          <w:szCs w:val="24"/>
          <w:rtl w:val="0"/>
        </w:rPr>
        <w:t xml:space="preserve">*Joint last author</w:t>
      </w:r>
    </w:p>
    <w:p w:rsidR="00000000" w:rsidDel="00000000" w:rsidP="00000000" w:rsidRDefault="00000000" w:rsidRPr="00000000" w14:paraId="00000007">
      <w:pPr>
        <w:spacing w:after="0" w:lineRule="auto"/>
        <w:rPr>
          <w:sz w:val="24"/>
          <w:szCs w:val="24"/>
        </w:rPr>
      </w:pPr>
      <w:r w:rsidDel="00000000" w:rsidR="00000000" w:rsidRPr="00000000">
        <w:rPr>
          <w:sz w:val="24"/>
          <w:szCs w:val="24"/>
          <w:vertAlign w:val="superscript"/>
          <w:rtl w:val="0"/>
        </w:rPr>
        <w:t xml:space="preserve">1 </w:t>
      </w:r>
      <w:r w:rsidDel="00000000" w:rsidR="00000000" w:rsidRPr="00000000">
        <w:rPr>
          <w:sz w:val="24"/>
          <w:szCs w:val="24"/>
          <w:rtl w:val="0"/>
        </w:rPr>
        <w:t xml:space="preserve">Department of Management, Technology and Economics, ETH Zurich, Zurich, Switzerland</w:t>
      </w:r>
    </w:p>
    <w:p w:rsidR="00000000" w:rsidDel="00000000" w:rsidP="00000000" w:rsidRDefault="00000000" w:rsidRPr="00000000" w14:paraId="00000008">
      <w:pPr>
        <w:spacing w:after="0" w:lineRule="auto"/>
        <w:rPr>
          <w:sz w:val="24"/>
          <w:szCs w:val="24"/>
        </w:rPr>
      </w:pPr>
      <w:r w:rsidDel="00000000" w:rsidR="00000000" w:rsidRPr="00000000">
        <w:rPr>
          <w:sz w:val="24"/>
          <w:szCs w:val="24"/>
          <w:vertAlign w:val="superscript"/>
          <w:rtl w:val="0"/>
        </w:rPr>
        <w:t xml:space="preserve">2 </w:t>
      </w:r>
      <w:r w:rsidDel="00000000" w:rsidR="00000000" w:rsidRPr="00000000">
        <w:rPr>
          <w:sz w:val="24"/>
          <w:szCs w:val="24"/>
          <w:rtl w:val="0"/>
        </w:rPr>
        <w:t xml:space="preserve">Institute of Social and Preventive Medicine, University of Bern, Bern, Switzerland</w:t>
      </w:r>
      <w:r w:rsidDel="00000000" w:rsidR="00000000" w:rsidRPr="00000000">
        <w:rPr>
          <w:rtl w:val="0"/>
        </w:rPr>
      </w:r>
    </w:p>
    <w:p w:rsidR="00000000" w:rsidDel="00000000" w:rsidP="00000000" w:rsidRDefault="00000000" w:rsidRPr="00000000" w14:paraId="00000009">
      <w:pPr>
        <w:spacing w:after="0" w:lineRule="auto"/>
        <w:rPr>
          <w:sz w:val="24"/>
          <w:szCs w:val="24"/>
        </w:rPr>
      </w:pPr>
      <w:r w:rsidDel="00000000" w:rsidR="00000000" w:rsidRPr="00000000">
        <w:rPr>
          <w:sz w:val="24"/>
          <w:szCs w:val="24"/>
          <w:vertAlign w:val="superscript"/>
          <w:rtl w:val="0"/>
        </w:rPr>
        <w:t xml:space="preserve">3</w:t>
      </w:r>
      <w:r w:rsidDel="00000000" w:rsidR="00000000" w:rsidRPr="00000000">
        <w:rPr>
          <w:sz w:val="24"/>
          <w:szCs w:val="24"/>
          <w:vertAlign w:val="superscript"/>
          <w:rtl w:val="0"/>
        </w:rPr>
        <w:t xml:space="preserve"> </w:t>
      </w:r>
      <w:r w:rsidDel="00000000" w:rsidR="00000000" w:rsidRPr="00000000">
        <w:rPr>
          <w:sz w:val="24"/>
          <w:szCs w:val="24"/>
          <w:rtl w:val="0"/>
        </w:rPr>
        <w:t xml:space="preserve">Department of Diabetes, Endocrinology, Nutritional Medicine and Metabolism, Bern University Hospital, University of Bern, Bern, Switzerland</w:t>
      </w:r>
    </w:p>
    <w:p w:rsidR="00000000" w:rsidDel="00000000" w:rsidP="00000000" w:rsidRDefault="00000000" w:rsidRPr="00000000" w14:paraId="0000000A">
      <w:pPr>
        <w:spacing w:after="0" w:lineRule="auto"/>
        <w:rPr>
          <w:sz w:val="24"/>
          <w:szCs w:val="24"/>
        </w:rPr>
      </w:pPr>
      <w:r w:rsidDel="00000000" w:rsidR="00000000" w:rsidRPr="00000000">
        <w:rPr>
          <w:sz w:val="24"/>
          <w:szCs w:val="24"/>
          <w:vertAlign w:val="superscript"/>
          <w:rtl w:val="0"/>
        </w:rPr>
        <w:t xml:space="preserve">4 </w:t>
      </w:r>
      <w:r w:rsidDel="00000000" w:rsidR="00000000" w:rsidRPr="00000000">
        <w:rPr>
          <w:sz w:val="24"/>
          <w:szCs w:val="24"/>
          <w:rtl w:val="0"/>
        </w:rPr>
        <w:t xml:space="preserve">Department of Endocrinology and Metabolic Diseases, Kantonsspital Olten, Olten, Switzerland</w:t>
      </w:r>
      <w:r w:rsidDel="00000000" w:rsidR="00000000" w:rsidRPr="00000000">
        <w:rPr>
          <w:rtl w:val="0"/>
        </w:rPr>
      </w:r>
    </w:p>
    <w:p w:rsidR="00000000" w:rsidDel="00000000" w:rsidP="00000000" w:rsidRDefault="00000000" w:rsidRPr="00000000" w14:paraId="0000000B">
      <w:pPr>
        <w:spacing w:after="0" w:lineRule="auto"/>
        <w:rPr>
          <w:sz w:val="24"/>
          <w:szCs w:val="24"/>
        </w:rPr>
      </w:pPr>
      <w:r w:rsidDel="00000000" w:rsidR="00000000" w:rsidRPr="00000000">
        <w:rPr>
          <w:sz w:val="24"/>
          <w:szCs w:val="24"/>
          <w:vertAlign w:val="superscript"/>
          <w:rtl w:val="0"/>
        </w:rPr>
        <w:t xml:space="preserve">5</w:t>
      </w:r>
      <w:r w:rsidDel="00000000" w:rsidR="00000000" w:rsidRPr="00000000">
        <w:rPr>
          <w:sz w:val="24"/>
          <w:szCs w:val="24"/>
          <w:vertAlign w:val="superscript"/>
          <w:rtl w:val="0"/>
        </w:rPr>
        <w:t xml:space="preserve"> </w:t>
      </w:r>
      <w:r w:rsidDel="00000000" w:rsidR="00000000" w:rsidRPr="00000000">
        <w:rPr>
          <w:sz w:val="24"/>
          <w:szCs w:val="24"/>
          <w:rtl w:val="0"/>
        </w:rPr>
        <w:t xml:space="preserve">Team Novo Nordisk Professional Cycling Team, Atlanta, USA </w:t>
      </w:r>
    </w:p>
    <w:p w:rsidR="00000000" w:rsidDel="00000000" w:rsidP="00000000" w:rsidRDefault="00000000" w:rsidRPr="00000000" w14:paraId="0000000C">
      <w:pPr>
        <w:spacing w:after="0" w:lineRule="auto"/>
        <w:rPr>
          <w:sz w:val="24"/>
          <w:szCs w:val="24"/>
        </w:rPr>
      </w:pPr>
      <w:r w:rsidDel="00000000" w:rsidR="00000000" w:rsidRPr="00000000">
        <w:rPr>
          <w:sz w:val="24"/>
          <w:szCs w:val="24"/>
          <w:vertAlign w:val="superscript"/>
          <w:rtl w:val="0"/>
        </w:rPr>
        <w:t xml:space="preserve">6</w:t>
      </w:r>
      <w:r w:rsidDel="00000000" w:rsidR="00000000" w:rsidRPr="00000000">
        <w:rPr>
          <w:sz w:val="24"/>
          <w:szCs w:val="24"/>
          <w:vertAlign w:val="superscript"/>
          <w:rtl w:val="0"/>
        </w:rPr>
        <w:t xml:space="preserve"> </w:t>
      </w:r>
      <w:r w:rsidDel="00000000" w:rsidR="00000000" w:rsidRPr="00000000">
        <w:rPr>
          <w:sz w:val="24"/>
          <w:szCs w:val="24"/>
          <w:rtl w:val="0"/>
        </w:rPr>
        <w:t xml:space="preserve">School of Business, Economics and Society, Friedrich-Alexander University Erlangen-Nürnberg, Germany</w:t>
      </w:r>
    </w:p>
    <w:p w:rsidR="00000000" w:rsidDel="00000000" w:rsidP="00000000" w:rsidRDefault="00000000" w:rsidRPr="00000000" w14:paraId="0000000D">
      <w:pPr>
        <w:spacing w:after="0" w:lineRule="auto"/>
        <w:rPr>
          <w:sz w:val="24"/>
          <w:szCs w:val="24"/>
        </w:rPr>
      </w:pPr>
      <w:r w:rsidDel="00000000" w:rsidR="00000000" w:rsidRPr="00000000">
        <w:rPr>
          <w:sz w:val="24"/>
          <w:szCs w:val="24"/>
          <w:vertAlign w:val="superscript"/>
          <w:rtl w:val="0"/>
        </w:rPr>
        <w:t xml:space="preserve">7</w:t>
      </w:r>
      <w:r w:rsidDel="00000000" w:rsidR="00000000" w:rsidRPr="00000000">
        <w:rPr>
          <w:sz w:val="24"/>
          <w:szCs w:val="24"/>
          <w:vertAlign w:val="superscript"/>
          <w:rtl w:val="0"/>
        </w:rPr>
        <w:t xml:space="preserve"> </w:t>
      </w:r>
      <w:r w:rsidDel="00000000" w:rsidR="00000000" w:rsidRPr="00000000">
        <w:rPr>
          <w:sz w:val="24"/>
          <w:szCs w:val="24"/>
          <w:rtl w:val="0"/>
        </w:rPr>
        <w:t xml:space="preserve">Institute of AI in Management, LMU Munich, Munich, Germany</w:t>
      </w:r>
    </w:p>
    <w:p w:rsidR="00000000" w:rsidDel="00000000" w:rsidP="00000000" w:rsidRDefault="00000000" w:rsidRPr="00000000" w14:paraId="0000000E">
      <w:pPr>
        <w:spacing w:after="0" w:lineRule="auto"/>
        <w:rPr>
          <w:sz w:val="24"/>
          <w:szCs w:val="24"/>
        </w:rPr>
      </w:pPr>
      <w:r w:rsidDel="00000000" w:rsidR="00000000" w:rsidRPr="00000000">
        <w:rPr>
          <w:sz w:val="24"/>
          <w:szCs w:val="24"/>
          <w:vertAlign w:val="superscript"/>
          <w:rtl w:val="0"/>
        </w:rPr>
        <w:t xml:space="preserve">8</w:t>
      </w:r>
      <w:r w:rsidDel="00000000" w:rsidR="00000000" w:rsidRPr="00000000">
        <w:rPr>
          <w:sz w:val="24"/>
          <w:szCs w:val="24"/>
          <w:vertAlign w:val="superscript"/>
          <w:rtl w:val="0"/>
        </w:rPr>
        <w:t xml:space="preserve"> </w:t>
      </w:r>
      <w:r w:rsidDel="00000000" w:rsidR="00000000" w:rsidRPr="00000000">
        <w:rPr>
          <w:sz w:val="24"/>
          <w:szCs w:val="24"/>
          <w:rtl w:val="0"/>
        </w:rPr>
        <w:t xml:space="preserve">Institute of Technology Management, University of St. Gallen, St. Gallen, Switzerland</w:t>
      </w:r>
    </w:p>
    <w:p w:rsidR="00000000" w:rsidDel="00000000" w:rsidP="00000000" w:rsidRDefault="00000000" w:rsidRPr="00000000" w14:paraId="0000000F">
      <w:pPr>
        <w:spacing w:after="0" w:lineRule="auto"/>
        <w:rPr>
          <w:sz w:val="24"/>
          <w:szCs w:val="24"/>
        </w:rPr>
      </w:pPr>
      <w:r w:rsidDel="00000000" w:rsidR="00000000" w:rsidRPr="00000000">
        <w:rPr>
          <w:rtl w:val="0"/>
        </w:rPr>
      </w:r>
    </w:p>
    <w:p w:rsidR="00000000" w:rsidDel="00000000" w:rsidP="00000000" w:rsidRDefault="00000000" w:rsidRPr="00000000" w14:paraId="00000010">
      <w:pPr>
        <w:spacing w:after="0" w:lineRule="auto"/>
        <w:rPr>
          <w:b w:val="1"/>
          <w:sz w:val="24"/>
          <w:szCs w:val="24"/>
        </w:rPr>
      </w:pPr>
      <w:r w:rsidDel="00000000" w:rsidR="00000000" w:rsidRPr="00000000">
        <w:rPr>
          <w:b w:val="1"/>
          <w:sz w:val="24"/>
          <w:szCs w:val="24"/>
          <w:rtl w:val="0"/>
        </w:rPr>
        <w:t xml:space="preserve">Corresponding author:</w:t>
      </w:r>
    </w:p>
    <w:p w:rsidR="00000000" w:rsidDel="00000000" w:rsidP="00000000" w:rsidRDefault="00000000" w:rsidRPr="00000000" w14:paraId="00000011">
      <w:pPr>
        <w:spacing w:after="0" w:lineRule="auto"/>
        <w:rPr>
          <w:sz w:val="24"/>
          <w:szCs w:val="24"/>
        </w:rPr>
      </w:pPr>
      <w:r w:rsidDel="00000000" w:rsidR="00000000" w:rsidRPr="00000000">
        <w:rPr>
          <w:sz w:val="24"/>
          <w:szCs w:val="24"/>
          <w:rtl w:val="0"/>
        </w:rPr>
        <w:t xml:space="preserve">Prof Christoph Stettler</w:t>
      </w:r>
    </w:p>
    <w:p w:rsidR="00000000" w:rsidDel="00000000" w:rsidP="00000000" w:rsidRDefault="00000000" w:rsidRPr="00000000" w14:paraId="00000012">
      <w:pPr>
        <w:spacing w:after="0" w:lineRule="auto"/>
        <w:rPr>
          <w:sz w:val="24"/>
          <w:szCs w:val="24"/>
        </w:rPr>
      </w:pPr>
      <w:r w:rsidDel="00000000" w:rsidR="00000000" w:rsidRPr="00000000">
        <w:rPr>
          <w:sz w:val="24"/>
          <w:szCs w:val="24"/>
          <w:rtl w:val="0"/>
        </w:rPr>
        <w:t xml:space="preserve">Department of Diabetes, Endocrinology, Nutritional Medicine and Metabolism</w:t>
      </w:r>
    </w:p>
    <w:p w:rsidR="00000000" w:rsidDel="00000000" w:rsidP="00000000" w:rsidRDefault="00000000" w:rsidRPr="00000000" w14:paraId="00000013">
      <w:pPr>
        <w:spacing w:after="0" w:lineRule="auto"/>
        <w:rPr>
          <w:sz w:val="24"/>
          <w:szCs w:val="24"/>
        </w:rPr>
      </w:pPr>
      <w:r w:rsidDel="00000000" w:rsidR="00000000" w:rsidRPr="00000000">
        <w:rPr>
          <w:sz w:val="24"/>
          <w:szCs w:val="24"/>
          <w:rtl w:val="0"/>
        </w:rPr>
        <w:t xml:space="preserve">Freiburgstrasse 15, CH-3010 Bern, Switzerland</w:t>
      </w:r>
    </w:p>
    <w:p w:rsidR="00000000" w:rsidDel="00000000" w:rsidP="00000000" w:rsidRDefault="00000000" w:rsidRPr="00000000" w14:paraId="00000014">
      <w:pPr>
        <w:spacing w:after="0" w:lineRule="auto"/>
        <w:rPr>
          <w:color w:val="000000"/>
          <w:sz w:val="24"/>
          <w:szCs w:val="24"/>
        </w:rPr>
      </w:pPr>
      <w:r w:rsidDel="00000000" w:rsidR="00000000" w:rsidRPr="00000000">
        <w:rPr>
          <w:sz w:val="24"/>
          <w:szCs w:val="24"/>
          <w:rtl w:val="0"/>
        </w:rPr>
        <w:t xml:space="preserve">christoph.stettler@insel.ch</w:t>
      </w:r>
      <w:r w:rsidDel="00000000" w:rsidR="00000000" w:rsidRPr="00000000">
        <w:rPr>
          <w:rtl w:val="0"/>
        </w:rPr>
      </w:r>
    </w:p>
    <w:p w:rsidR="00000000" w:rsidDel="00000000" w:rsidP="00000000" w:rsidRDefault="00000000" w:rsidRPr="00000000" w14:paraId="00000015">
      <w:pPr>
        <w:spacing w:after="0" w:line="480" w:lineRule="auto"/>
        <w:rPr>
          <w:sz w:val="24"/>
          <w:szCs w:val="24"/>
        </w:rPr>
      </w:pPr>
      <w:r w:rsidDel="00000000" w:rsidR="00000000" w:rsidRPr="00000000">
        <w:rPr>
          <w:rtl w:val="0"/>
        </w:rPr>
      </w:r>
    </w:p>
    <w:p w:rsidR="00000000" w:rsidDel="00000000" w:rsidP="00000000" w:rsidRDefault="00000000" w:rsidRPr="00000000" w14:paraId="00000016">
      <w:pPr>
        <w:spacing w:after="0" w:lineRule="auto"/>
        <w:rPr>
          <w:sz w:val="24"/>
          <w:szCs w:val="24"/>
        </w:rPr>
      </w:pPr>
      <w:r w:rsidDel="00000000" w:rsidR="00000000" w:rsidRPr="00000000">
        <w:rPr>
          <w:sz w:val="24"/>
          <w:szCs w:val="24"/>
          <w:rtl w:val="0"/>
        </w:rPr>
        <w:t xml:space="preserve">Word count:</w:t>
      </w:r>
      <w:r w:rsidDel="00000000" w:rsidR="00000000" w:rsidRPr="00000000">
        <w:rPr>
          <w:sz w:val="24"/>
          <w:szCs w:val="24"/>
          <w:rtl w:val="0"/>
        </w:rPr>
        <w:t xml:space="preserve"> 3879 / 4000</w:t>
      </w:r>
    </w:p>
    <w:p w:rsidR="00000000" w:rsidDel="00000000" w:rsidP="00000000" w:rsidRDefault="00000000" w:rsidRPr="00000000" w14:paraId="00000017">
      <w:pPr>
        <w:spacing w:after="0" w:lineRule="auto"/>
        <w:rPr>
          <w:sz w:val="24"/>
          <w:szCs w:val="24"/>
        </w:rPr>
      </w:pPr>
      <w:r w:rsidDel="00000000" w:rsidR="00000000" w:rsidRPr="00000000">
        <w:rPr>
          <w:sz w:val="24"/>
          <w:szCs w:val="24"/>
          <w:rtl w:val="0"/>
        </w:rPr>
        <w:t xml:space="preserve">Number of tables: 2</w:t>
      </w:r>
    </w:p>
    <w:p w:rsidR="00000000" w:rsidDel="00000000" w:rsidP="00000000" w:rsidRDefault="00000000" w:rsidRPr="00000000" w14:paraId="00000018">
      <w:pPr>
        <w:spacing w:after="0" w:lineRule="auto"/>
        <w:rPr>
          <w:sz w:val="24"/>
          <w:szCs w:val="24"/>
        </w:rPr>
      </w:pPr>
      <w:r w:rsidDel="00000000" w:rsidR="00000000" w:rsidRPr="00000000">
        <w:rPr>
          <w:sz w:val="24"/>
          <w:szCs w:val="24"/>
          <w:rtl w:val="0"/>
        </w:rPr>
        <w:t xml:space="preserve">Number of figures: 2</w:t>
      </w:r>
    </w:p>
    <w:p w:rsidR="00000000" w:rsidDel="00000000" w:rsidP="00000000" w:rsidRDefault="00000000" w:rsidRPr="00000000" w14:paraId="00000019">
      <w:pPr>
        <w:spacing w:after="0" w:lineRule="auto"/>
        <w:rPr>
          <w:b w:val="1"/>
          <w:sz w:val="24"/>
          <w:szCs w:val="24"/>
        </w:rPr>
      </w:pPr>
      <w:r w:rsidDel="00000000" w:rsidR="00000000" w:rsidRPr="00000000">
        <w:rPr>
          <w:sz w:val="24"/>
          <w:szCs w:val="24"/>
          <w:rtl w:val="0"/>
        </w:rPr>
        <w:t xml:space="preserve">Word count abstract: 318 / 250</w:t>
      </w:r>
      <w:r w:rsidDel="00000000" w:rsidR="00000000" w:rsidRPr="00000000">
        <w:br w:type="page"/>
      </w:r>
      <w:r w:rsidDel="00000000" w:rsidR="00000000" w:rsidRPr="00000000">
        <w:rPr>
          <w:rtl w:val="0"/>
        </w:rPr>
      </w:r>
    </w:p>
    <w:p w:rsidR="00000000" w:rsidDel="00000000" w:rsidP="00000000" w:rsidRDefault="00000000" w:rsidRPr="00000000" w14:paraId="0000001A">
      <w:pPr>
        <w:keepNext w:val="1"/>
        <w:spacing w:after="0" w:line="480" w:lineRule="auto"/>
        <w:rPr>
          <w:sz w:val="24"/>
          <w:szCs w:val="24"/>
        </w:rPr>
      </w:pPr>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14:paraId="0000001B">
      <w:pPr>
        <w:spacing w:after="0" w:line="480" w:lineRule="auto"/>
        <w:jc w:val="both"/>
        <w:rPr>
          <w:sz w:val="24"/>
          <w:szCs w:val="24"/>
        </w:rPr>
      </w:pPr>
      <w:r w:rsidDel="00000000" w:rsidR="00000000" w:rsidRPr="00000000">
        <w:rPr>
          <w:b w:val="1"/>
          <w:sz w:val="24"/>
          <w:szCs w:val="24"/>
          <w:rtl w:val="0"/>
        </w:rPr>
        <w:t xml:space="preserve">Objective: </w:t>
      </w:r>
      <w:r w:rsidDel="00000000" w:rsidR="00000000" w:rsidRPr="00000000">
        <w:rPr>
          <w:sz w:val="24"/>
          <w:szCs w:val="24"/>
          <w:rtl w:val="0"/>
        </w:rPr>
        <w:t xml:space="preserve">To analyze glycemic control of professional athletes with type 1 diabetes </w:t>
      </w:r>
      <w:r w:rsidDel="00000000" w:rsidR="00000000" w:rsidRPr="00000000">
        <w:rPr>
          <w:sz w:val="24"/>
          <w:szCs w:val="24"/>
          <w:rtl w:val="0"/>
        </w:rPr>
        <w:t xml:space="preserve">during a competitive</w:t>
      </w:r>
      <w:r w:rsidDel="00000000" w:rsidR="00000000" w:rsidRPr="00000000">
        <w:rPr>
          <w:sz w:val="24"/>
          <w:szCs w:val="24"/>
          <w:rtl w:val="0"/>
        </w:rPr>
        <w:t xml:space="preserve"> season. </w:t>
      </w:r>
      <w:r w:rsidDel="00000000" w:rsidR="00000000" w:rsidRPr="00000000">
        <w:rPr>
          <w:rtl w:val="0"/>
        </w:rPr>
      </w:r>
    </w:p>
    <w:p w:rsidR="00000000" w:rsidDel="00000000" w:rsidP="00000000" w:rsidRDefault="00000000" w:rsidRPr="00000000" w14:paraId="0000001C">
      <w:pPr>
        <w:spacing w:after="0" w:line="480" w:lineRule="auto"/>
        <w:jc w:val="both"/>
        <w:rPr>
          <w:sz w:val="24"/>
          <w:szCs w:val="24"/>
        </w:rPr>
      </w:pPr>
      <w:r w:rsidDel="00000000" w:rsidR="00000000" w:rsidRPr="00000000">
        <w:rPr>
          <w:b w:val="1"/>
          <w:sz w:val="24"/>
          <w:szCs w:val="24"/>
          <w:rtl w:val="0"/>
        </w:rPr>
        <w:t xml:space="preserve">Research Design and Methods: </w:t>
      </w:r>
      <w:r w:rsidDel="00000000" w:rsidR="00000000" w:rsidRPr="00000000">
        <w:rPr>
          <w:sz w:val="24"/>
          <w:szCs w:val="24"/>
          <w:rtl w:val="0"/>
        </w:rPr>
        <w:t xml:space="preserve">In a retrospective observational study, the glycemic control of </w:t>
      </w:r>
      <w:r w:rsidDel="00000000" w:rsidR="00000000" w:rsidRPr="00000000">
        <w:rPr>
          <w:sz w:val="24"/>
          <w:szCs w:val="24"/>
          <w:rtl w:val="0"/>
        </w:rPr>
        <w:t xml:space="preserve">n=12</w:t>
      </w:r>
      <w:r w:rsidDel="00000000" w:rsidR="00000000" w:rsidRPr="00000000">
        <w:rPr>
          <w:sz w:val="24"/>
          <w:szCs w:val="24"/>
          <w:rtl w:val="0"/>
        </w:rPr>
        <w:t xml:space="preserve"> professional male cyclists </w:t>
      </w:r>
      <w:r w:rsidDel="00000000" w:rsidR="00000000" w:rsidRPr="00000000">
        <w:rPr>
          <w:sz w:val="24"/>
          <w:szCs w:val="24"/>
          <w:rtl w:val="0"/>
        </w:rPr>
        <w:t xml:space="preserve">with type 1 diabetes </w:t>
      </w:r>
      <w:r w:rsidDel="00000000" w:rsidR="00000000" w:rsidRPr="00000000">
        <w:rPr>
          <w:sz w:val="24"/>
          <w:szCs w:val="24"/>
          <w:rtl w:val="0"/>
        </w:rPr>
        <w:t xml:space="preserve">(HbA</w:t>
      </w:r>
      <w:r w:rsidDel="00000000" w:rsidR="00000000" w:rsidRPr="00000000">
        <w:rPr>
          <w:sz w:val="24"/>
          <w:szCs w:val="24"/>
          <w:vertAlign w:val="subscript"/>
          <w:rtl w:val="0"/>
        </w:rPr>
        <w:t xml:space="preserve">1c</w:t>
      </w:r>
      <w:r w:rsidDel="00000000" w:rsidR="00000000" w:rsidRPr="00000000">
        <w:rPr>
          <w:sz w:val="24"/>
          <w:szCs w:val="24"/>
          <w:rtl w:val="0"/>
        </w:rPr>
        <w:t xml:space="preserve"> 6.6 [6.5–6.9]%, 49 [46–52] mmol/mol</w:t>
      </w:r>
      <w:sdt>
        <w:sdtPr>
          <w:tag w:val="goog_rdk_3"/>
        </w:sdtPr>
        <w:sdtContent>
          <w:ins w:author="stefanf1234" w:id="1" w:date="2022-09-08T11:07:50Z">
            <w:r w:rsidDel="00000000" w:rsidR="00000000" w:rsidRPr="00000000">
              <w:rPr>
                <w:sz w:val="24"/>
                <w:szCs w:val="24"/>
                <w:rtl w:val="0"/>
              </w:rPr>
              <w:t xml:space="preserve">;</w:t>
            </w:r>
          </w:ins>
        </w:sdtContent>
      </w:sdt>
      <w:r w:rsidDel="00000000" w:rsidR="00000000" w:rsidRPr="00000000">
        <w:rPr>
          <w:sz w:val="24"/>
          <w:szCs w:val="24"/>
          <w:rtl w:val="0"/>
        </w:rPr>
        <w:t xml:space="preserve"> </w:t>
      </w:r>
      <w:r w:rsidDel="00000000" w:rsidR="00000000" w:rsidRPr="00000000">
        <w:rPr>
          <w:sz w:val="24"/>
          <w:szCs w:val="24"/>
          <w:rtl w:val="0"/>
        </w:rPr>
        <w:t xml:space="preserve">and 288.5 [254.0–300.5] days of cycling</w:t>
      </w:r>
      <w:r w:rsidDel="00000000" w:rsidR="00000000" w:rsidRPr="00000000">
        <w:rPr>
          <w:sz w:val="24"/>
          <w:szCs w:val="24"/>
          <w:rtl w:val="0"/>
        </w:rPr>
        <w:t xml:space="preserve">) was analyzed. First, glycemia were summarized during exercise, recovery, and nocturnal phases on competitive and non-competitive days. Second, associations between dysglycemia and exercise were analyzed using multilevel logistic regressions.</w:t>
      </w:r>
      <w:r w:rsidDel="00000000" w:rsidR="00000000" w:rsidRPr="00000000">
        <w:rPr>
          <w:rtl w:val="0"/>
        </w:rPr>
      </w:r>
    </w:p>
    <w:p w:rsidR="00000000" w:rsidDel="00000000" w:rsidP="00000000" w:rsidRDefault="00000000" w:rsidRPr="00000000" w14:paraId="0000001D">
      <w:pPr>
        <w:spacing w:after="0" w:line="480" w:lineRule="auto"/>
        <w:jc w:val="both"/>
        <w:rPr>
          <w:sz w:val="24"/>
          <w:szCs w:val="24"/>
        </w:rPr>
      </w:pPr>
      <w:r w:rsidDel="00000000" w:rsidR="00000000" w:rsidRPr="00000000">
        <w:rPr>
          <w:b w:val="1"/>
          <w:sz w:val="24"/>
          <w:szCs w:val="24"/>
          <w:rtl w:val="0"/>
        </w:rPr>
        <w:t xml:space="preserve">Results</w:t>
      </w:r>
      <w:r w:rsidDel="00000000" w:rsidR="00000000" w:rsidRPr="00000000">
        <w:rPr>
          <w:b w:val="1"/>
          <w:sz w:val="24"/>
          <w:szCs w:val="24"/>
          <w:rtl w:val="0"/>
        </w:rPr>
        <w:t xml:space="preserve">:</w:t>
      </w:r>
      <w:r w:rsidDel="00000000" w:rsidR="00000000" w:rsidRPr="00000000">
        <w:rPr>
          <w:sz w:val="24"/>
          <w:szCs w:val="24"/>
          <w:rtl w:val="0"/>
        </w:rPr>
        <w:t xml:space="preserve"> Glycemic outcomes, reported as median [interquartile range] over the </w:t>
      </w:r>
      <w:sdt>
        <w:sdtPr>
          <w:tag w:val="goog_rdk_4"/>
        </w:sdtPr>
        <w:sdtContent>
          <w:commentRangeStart w:id="1"/>
        </w:sdtContent>
      </w:sdt>
      <w:r w:rsidDel="00000000" w:rsidR="00000000" w:rsidRPr="00000000">
        <w:rPr>
          <w:sz w:val="24"/>
          <w:szCs w:val="24"/>
          <w:rtl w:val="0"/>
        </w:rPr>
        <w:t xml:space="preserve">participants</w:t>
      </w:r>
      <w:commentRangeEnd w:id="1"/>
      <w:r w:rsidDel="00000000" w:rsidR="00000000" w:rsidRPr="00000000">
        <w:commentReference w:id="1"/>
      </w:r>
      <w:r w:rsidDel="00000000" w:rsidR="00000000" w:rsidRPr="00000000">
        <w:rPr>
          <w:sz w:val="24"/>
          <w:szCs w:val="24"/>
          <w:rtl w:val="0"/>
        </w:rPr>
        <w:t xml:space="preserve">, were overall </w:t>
      </w:r>
      <w:r w:rsidDel="00000000" w:rsidR="00000000" w:rsidRPr="00000000">
        <w:rPr>
          <w:sz w:val="24"/>
          <w:szCs w:val="24"/>
          <w:rtl w:val="0"/>
        </w:rPr>
        <w:t xml:space="preserve">66.1 [62.4–82.2]%</w:t>
      </w:r>
      <w:r w:rsidDel="00000000" w:rsidR="00000000" w:rsidRPr="00000000">
        <w:rPr>
          <w:sz w:val="24"/>
          <w:szCs w:val="24"/>
          <w:rtl w:val="0"/>
        </w:rPr>
        <w:t xml:space="preserve"> of</w:t>
      </w:r>
      <w:r w:rsidDel="00000000" w:rsidR="00000000" w:rsidRPr="00000000">
        <w:rPr>
          <w:sz w:val="24"/>
          <w:szCs w:val="24"/>
          <w:rtl w:val="0"/>
        </w:rPr>
        <w:t xml:space="preserve"> </w:t>
      </w:r>
      <w:r w:rsidDel="00000000" w:rsidR="00000000" w:rsidRPr="00000000">
        <w:rPr>
          <w:sz w:val="24"/>
          <w:szCs w:val="24"/>
          <w:rtl w:val="0"/>
        </w:rPr>
        <w:t xml:space="preserve">time in range</w:t>
      </w:r>
      <w:r w:rsidDel="00000000" w:rsidR="00000000" w:rsidRPr="00000000">
        <w:rPr>
          <w:sz w:val="24"/>
          <w:szCs w:val="24"/>
          <w:rtl w:val="0"/>
        </w:rPr>
        <w:t xml:space="preserve"> (70–180 mg/dL), </w:t>
      </w:r>
      <w:r w:rsidDel="00000000" w:rsidR="00000000" w:rsidRPr="00000000">
        <w:rPr>
          <w:sz w:val="24"/>
          <w:szCs w:val="24"/>
          <w:rtl w:val="0"/>
        </w:rPr>
        <w:t xml:space="preserve">5.3 [2.6–9.2]%</w:t>
      </w:r>
      <w:r w:rsidDel="00000000" w:rsidR="00000000" w:rsidRPr="00000000">
        <w:rPr>
          <w:sz w:val="24"/>
          <w:szCs w:val="24"/>
          <w:rtl w:val="0"/>
        </w:rPr>
        <w:t xml:space="preserve"> of time in hypoglycemia (&lt;70 mg/dL), and </w:t>
      </w:r>
      <w:r w:rsidDel="00000000" w:rsidR="00000000" w:rsidRPr="00000000">
        <w:rPr>
          <w:sz w:val="24"/>
          <w:szCs w:val="24"/>
          <w:rtl w:val="0"/>
        </w:rPr>
        <w:t xml:space="preserve">25.3 [14.1–33.8]%</w:t>
      </w:r>
      <w:r w:rsidDel="00000000" w:rsidR="00000000" w:rsidRPr="00000000">
        <w:rPr>
          <w:sz w:val="24"/>
          <w:szCs w:val="24"/>
          <w:rtl w:val="0"/>
        </w:rPr>
        <w:t xml:space="preserve"> of time in hyperglycemia (&gt;180 mg/dL). </w:t>
      </w:r>
      <w:r w:rsidDel="00000000" w:rsidR="00000000" w:rsidRPr="00000000">
        <w:rPr>
          <w:sz w:val="24"/>
          <w:szCs w:val="24"/>
          <w:rtl w:val="0"/>
        </w:rPr>
        <w:t xml:space="preserve">During</w:t>
      </w:r>
      <w:r w:rsidDel="00000000" w:rsidR="00000000" w:rsidRPr="00000000">
        <w:rPr>
          <w:sz w:val="24"/>
          <w:szCs w:val="24"/>
          <w:rtl w:val="0"/>
        </w:rPr>
        <w:t xml:space="preserve"> non-competitive exercise, time in range was </w:t>
      </w:r>
      <w:r w:rsidDel="00000000" w:rsidR="00000000" w:rsidRPr="00000000">
        <w:rPr>
          <w:sz w:val="24"/>
          <w:szCs w:val="24"/>
          <w:rtl w:val="0"/>
        </w:rPr>
        <w:t xml:space="preserve">74.0 [61.8–83.5]%,</w:t>
      </w:r>
      <w:r w:rsidDel="00000000" w:rsidR="00000000" w:rsidRPr="00000000">
        <w:rPr>
          <w:sz w:val="24"/>
          <w:szCs w:val="24"/>
          <w:rtl w:val="0"/>
        </w:rPr>
        <w:t xml:space="preserve"> time in hypoglycemia was 4.1 [2.4–8.1]%, and time in hyperglycemia was 20.8 [9.3–30.5]%. Glucose concentrations were 24.4 [17.7–32.8]% (</w:t>
      </w:r>
      <w:r w:rsidDel="00000000" w:rsidR="00000000" w:rsidRPr="00000000">
        <w:rPr>
          <w:i w:val="1"/>
          <w:sz w:val="24"/>
          <w:szCs w:val="24"/>
          <w:rtl w:val="0"/>
        </w:rPr>
        <w:t xml:space="preserve">p</w:t>
      </w:r>
      <w:r w:rsidDel="00000000" w:rsidR="00000000" w:rsidRPr="00000000">
        <w:rPr>
          <w:sz w:val="24"/>
          <w:szCs w:val="24"/>
          <w:rtl w:val="0"/>
        </w:rPr>
        <w:t xml:space="preserve">&lt;0.001)</w:t>
      </w:r>
      <w:r w:rsidDel="00000000" w:rsidR="00000000" w:rsidRPr="00000000">
        <w:rPr>
          <w:sz w:val="24"/>
          <w:szCs w:val="24"/>
          <w:rtl w:val="0"/>
        </w:rPr>
        <w:t xml:space="preserve"> </w:t>
      </w:r>
      <w:r w:rsidDel="00000000" w:rsidR="00000000" w:rsidRPr="00000000">
        <w:rPr>
          <w:sz w:val="24"/>
          <w:szCs w:val="24"/>
          <w:rtl w:val="0"/>
        </w:rPr>
        <w:t xml:space="preserve">higher</w:t>
      </w:r>
      <w:r w:rsidDel="00000000" w:rsidR="00000000" w:rsidRPr="00000000">
        <w:rPr>
          <w:sz w:val="24"/>
          <w:szCs w:val="24"/>
          <w:rtl w:val="0"/>
        </w:rPr>
        <w:t xml:space="preserve"> during competitive exercise than during non-competitive exercise, with 58.6 [56.4–68.9]% of time in range, 0.5 [0.1–1.7]% of time in hypoglycemia, and </w:t>
      </w:r>
      <w:r w:rsidDel="00000000" w:rsidR="00000000" w:rsidRPr="00000000">
        <w:rPr>
          <w:sz w:val="24"/>
          <w:szCs w:val="24"/>
          <w:rtl w:val="0"/>
        </w:rPr>
        <w:t xml:space="preserve">38.5 [30.5–41.8]%</w:t>
      </w:r>
      <w:r w:rsidDel="00000000" w:rsidR="00000000" w:rsidRPr="00000000">
        <w:rPr>
          <w:sz w:val="24"/>
          <w:szCs w:val="24"/>
          <w:rtl w:val="0"/>
        </w:rPr>
        <w:t xml:space="preserve"> of time spent in hyperglycemia during competition. </w:t>
      </w:r>
      <w:r w:rsidDel="00000000" w:rsidR="00000000" w:rsidRPr="00000000">
        <w:rPr>
          <w:sz w:val="24"/>
          <w:szCs w:val="24"/>
          <w:rtl w:val="0"/>
        </w:rPr>
        <w:t xml:space="preserve">Hyperglycemia during exercise was positively associated with duration, intensity factor, and variability index of exercise </w:t>
      </w:r>
      <w:r w:rsidDel="00000000" w:rsidR="00000000" w:rsidRPr="00000000">
        <w:rPr>
          <w:sz w:val="24"/>
          <w:szCs w:val="24"/>
          <w:rtl w:val="0"/>
        </w:rPr>
        <w:t xml:space="preserve">(</w:t>
      </w:r>
      <w:r w:rsidDel="00000000" w:rsidR="00000000" w:rsidRPr="00000000">
        <w:rPr>
          <w:sz w:val="24"/>
          <w:szCs w:val="24"/>
          <w:rtl w:val="0"/>
        </w:rPr>
        <w:t xml:space="preserve">all </w:t>
      </w:r>
      <w:r w:rsidDel="00000000" w:rsidR="00000000" w:rsidRPr="00000000">
        <w:rPr>
          <w:i w:val="1"/>
          <w:sz w:val="24"/>
          <w:szCs w:val="24"/>
          <w:rtl w:val="0"/>
        </w:rPr>
        <w:t xml:space="preserve">p</w:t>
      </w:r>
      <w:r w:rsidDel="00000000" w:rsidR="00000000" w:rsidRPr="00000000">
        <w:rPr>
          <w:sz w:val="24"/>
          <w:szCs w:val="24"/>
          <w:rtl w:val="0"/>
        </w:rPr>
        <w:t xml:space="preserve">&lt;0.001)</w:t>
      </w:r>
      <w:r w:rsidDel="00000000" w:rsidR="00000000" w:rsidRPr="00000000">
        <w:rPr>
          <w:sz w:val="24"/>
          <w:szCs w:val="24"/>
          <w:rtl w:val="0"/>
        </w:rPr>
        <w:t xml:space="preserve">. During recovery,</w:t>
      </w:r>
      <w:r w:rsidDel="00000000" w:rsidR="00000000" w:rsidRPr="00000000">
        <w:rPr>
          <w:sz w:val="24"/>
          <w:szCs w:val="24"/>
          <w:rtl w:val="0"/>
        </w:rPr>
        <w:t xml:space="preserve"> 29.9 [21.6–34.4]% </w:t>
      </w:r>
      <w:r w:rsidDel="00000000" w:rsidR="00000000" w:rsidRPr="00000000">
        <w:rPr>
          <w:sz w:val="24"/>
          <w:szCs w:val="24"/>
          <w:rtl w:val="0"/>
        </w:rPr>
        <w:t xml:space="preserve">of time was spent in hyperglycemia, which was positively associated with exercise </w:t>
      </w:r>
      <w:r w:rsidDel="00000000" w:rsidR="00000000" w:rsidRPr="00000000">
        <w:rPr>
          <w:sz w:val="24"/>
          <w:szCs w:val="24"/>
          <w:rtl w:val="0"/>
        </w:rPr>
        <w:t xml:space="preserve">variability</w:t>
      </w:r>
      <w:r w:rsidDel="00000000" w:rsidR="00000000" w:rsidRPr="00000000">
        <w:rPr>
          <w:sz w:val="24"/>
          <w:szCs w:val="24"/>
          <w:rtl w:val="0"/>
        </w:rPr>
        <w:t xml:space="preserve"> index </w:t>
      </w:r>
      <w:r w:rsidDel="00000000" w:rsidR="00000000" w:rsidRPr="00000000">
        <w:rPr>
          <w:sz w:val="24"/>
          <w:szCs w:val="24"/>
          <w:rtl w:val="0"/>
        </w:rPr>
        <w:t xml:space="preserve">(</w:t>
      </w:r>
      <w:r w:rsidDel="00000000" w:rsidR="00000000" w:rsidRPr="00000000">
        <w:rPr>
          <w:i w:val="1"/>
          <w:sz w:val="24"/>
          <w:szCs w:val="24"/>
          <w:rtl w:val="0"/>
        </w:rPr>
        <w:t xml:space="preserve">p</w:t>
      </w:r>
      <w:r w:rsidDel="00000000" w:rsidR="00000000" w:rsidRPr="00000000">
        <w:rPr>
          <w:sz w:val="24"/>
          <w:szCs w:val="24"/>
          <w:rtl w:val="0"/>
        </w:rPr>
        <w:t xml:space="preserve">=0.034)</w:t>
      </w:r>
      <w:r w:rsidDel="00000000" w:rsidR="00000000" w:rsidRPr="00000000">
        <w:rPr>
          <w:sz w:val="24"/>
          <w:szCs w:val="24"/>
          <w:rtl w:val="0"/>
        </w:rPr>
        <w:t xml:space="preserve"> and negatively associated with duration of exercise </w:t>
      </w:r>
      <w:r w:rsidDel="00000000" w:rsidR="00000000" w:rsidRPr="00000000">
        <w:rPr>
          <w:sz w:val="24"/>
          <w:szCs w:val="24"/>
          <w:rtl w:val="0"/>
        </w:rPr>
        <w:t xml:space="preserve">(</w:t>
      </w:r>
      <w:r w:rsidDel="00000000" w:rsidR="00000000" w:rsidRPr="00000000">
        <w:rPr>
          <w:i w:val="1"/>
          <w:sz w:val="24"/>
          <w:szCs w:val="24"/>
          <w:rtl w:val="0"/>
        </w:rPr>
        <w:t xml:space="preserve">p</w:t>
      </w:r>
      <w:r w:rsidDel="00000000" w:rsidR="00000000" w:rsidRPr="00000000">
        <w:rPr>
          <w:sz w:val="24"/>
          <w:szCs w:val="24"/>
          <w:rtl w:val="0"/>
        </w:rPr>
        <w:t xml:space="preserve">=0.002)</w:t>
      </w:r>
      <w:r w:rsidDel="00000000" w:rsidR="00000000" w:rsidRPr="00000000">
        <w:rPr>
          <w:sz w:val="24"/>
          <w:szCs w:val="24"/>
          <w:rtl w:val="0"/>
        </w:rPr>
        <w:t xml:space="preserve">. During nighttime, time in hypoglycemia was 10.5 [3.6–13.8]% after training days and 4.2 [0.8–12.6]% after competition days.</w:t>
      </w:r>
      <w:r w:rsidDel="00000000" w:rsidR="00000000" w:rsidRPr="00000000">
        <w:rPr>
          <w:rtl w:val="0"/>
        </w:rPr>
      </w:r>
    </w:p>
    <w:p w:rsidR="00000000" w:rsidDel="00000000" w:rsidP="00000000" w:rsidRDefault="00000000" w:rsidRPr="00000000" w14:paraId="0000001E">
      <w:pPr>
        <w:spacing w:after="0" w:line="480" w:lineRule="auto"/>
        <w:jc w:val="both"/>
        <w:rPr>
          <w:sz w:val="24"/>
          <w:szCs w:val="24"/>
        </w:rPr>
      </w:pPr>
      <w:r w:rsidDel="00000000" w:rsidR="00000000" w:rsidRPr="00000000">
        <w:rPr>
          <w:b w:val="1"/>
          <w:sz w:val="24"/>
          <w:szCs w:val="24"/>
          <w:rtl w:val="0"/>
        </w:rPr>
        <w:t xml:space="preserve">Conclusions:</w:t>
      </w:r>
      <w:r w:rsidDel="00000000" w:rsidR="00000000" w:rsidRPr="00000000">
        <w:rPr>
          <w:sz w:val="24"/>
          <w:szCs w:val="24"/>
          <w:rtl w:val="0"/>
        </w:rPr>
        <w:t xml:space="preserve"> These results may guide supervision of athletes with type 1 diabetes, pointing towards periods where particular focus on glucose management is needed.</w:t>
      </w:r>
      <w:r w:rsidDel="00000000" w:rsidR="00000000" w:rsidRPr="00000000">
        <w:br w:type="page"/>
      </w:r>
      <w:r w:rsidDel="00000000" w:rsidR="00000000" w:rsidRPr="00000000">
        <w:rPr>
          <w:rtl w:val="0"/>
        </w:rPr>
      </w:r>
    </w:p>
    <w:p w:rsidR="00000000" w:rsidDel="00000000" w:rsidP="00000000" w:rsidRDefault="00000000" w:rsidRPr="00000000" w14:paraId="0000001F">
      <w:pPr>
        <w:keepNext w:val="1"/>
        <w:spacing w:after="0" w:line="480" w:lineRule="auto"/>
        <w:jc w:val="both"/>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20">
      <w:pPr>
        <w:spacing w:after="0" w:line="480" w:lineRule="auto"/>
        <w:jc w:val="both"/>
        <w:rPr>
          <w:sz w:val="24"/>
          <w:szCs w:val="24"/>
        </w:rPr>
      </w:pPr>
      <w:r w:rsidDel="00000000" w:rsidR="00000000" w:rsidRPr="00000000">
        <w:rPr>
          <w:sz w:val="24"/>
          <w:szCs w:val="24"/>
          <w:rtl w:val="0"/>
        </w:rPr>
        <w:t xml:space="preserve">Regular physical exercise is a key component in the management of type 1 diabetes (1-2</w:t>
      </w:r>
      <w:r w:rsidDel="00000000" w:rsidR="00000000" w:rsidRPr="00000000">
        <w:rPr>
          <w:color w:val="212121"/>
          <w:sz w:val="24"/>
          <w:szCs w:val="24"/>
          <w:rtl w:val="0"/>
        </w:rPr>
        <w:t xml:space="preserve">), associated with increased longevity and improved cardio-metabolic health (3)</w:t>
      </w:r>
      <w:r w:rsidDel="00000000" w:rsidR="00000000" w:rsidRPr="00000000">
        <w:rPr>
          <w:sz w:val="24"/>
          <w:szCs w:val="24"/>
          <w:rtl w:val="0"/>
        </w:rPr>
        <w:t xml:space="preserve">. Despite significant advances in supportive technology and guidance (1,4), exercise poses considerable challenges for people with type 1 diabetes, </w:t>
      </w:r>
      <w:r w:rsidDel="00000000" w:rsidR="00000000" w:rsidRPr="00000000">
        <w:rPr>
          <w:sz w:val="24"/>
          <w:szCs w:val="24"/>
          <w:rtl w:val="0"/>
        </w:rPr>
        <w:t xml:space="preserve">with fear of</w:t>
      </w:r>
      <w:r w:rsidDel="00000000" w:rsidR="00000000" w:rsidRPr="00000000">
        <w:rPr>
          <w:sz w:val="24"/>
          <w:szCs w:val="24"/>
          <w:rtl w:val="0"/>
        </w:rPr>
        <w:t xml:space="preserve"> </w:t>
      </w:r>
      <w:sdt>
        <w:sdtPr>
          <w:tag w:val="goog_rdk_5"/>
        </w:sdtPr>
        <w:sdtContent>
          <w:commentRangeStart w:id="2"/>
        </w:sdtContent>
      </w:sdt>
      <w:sdt>
        <w:sdtPr>
          <w:tag w:val="goog_rdk_6"/>
        </w:sdtPr>
        <w:sdtContent>
          <w:commentRangeStart w:id="3"/>
        </w:sdtContent>
      </w:sdt>
      <w:sdt>
        <w:sdtPr>
          <w:tag w:val="goog_rdk_7"/>
        </w:sdtPr>
        <w:sdtContent>
          <w:commentRangeStart w:id="4"/>
        </w:sdtContent>
      </w:sdt>
      <w:r w:rsidDel="00000000" w:rsidR="00000000" w:rsidRPr="00000000">
        <w:rPr>
          <w:sz w:val="24"/>
          <w:szCs w:val="24"/>
          <w:rtl w:val="0"/>
        </w:rPr>
        <w:t xml:space="preserve">hypoglycemia </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sz w:val="24"/>
          <w:szCs w:val="24"/>
          <w:rtl w:val="0"/>
        </w:rPr>
        <w:t xml:space="preserve">and </w:t>
      </w:r>
      <w:r w:rsidDel="00000000" w:rsidR="00000000" w:rsidRPr="00000000">
        <w:rPr>
          <w:sz w:val="24"/>
          <w:szCs w:val="24"/>
          <w:rtl w:val="0"/>
        </w:rPr>
        <w:t xml:space="preserve">inadequate knowledge around exercise management</w:t>
      </w:r>
      <w:r w:rsidDel="00000000" w:rsidR="00000000" w:rsidRPr="00000000">
        <w:rPr>
          <w:sz w:val="24"/>
          <w:szCs w:val="24"/>
          <w:rtl w:val="0"/>
        </w:rPr>
        <w:t xml:space="preserve"> being major barriers (5-6). Nevertheless, there are examples of people living with type 1 diabetes that undertake ultra-endurance exercise on a regular basis (7-12), where some are even competing at a professional level (e.g., 7-8).</w:t>
      </w:r>
    </w:p>
    <w:p w:rsidR="00000000" w:rsidDel="00000000" w:rsidP="00000000" w:rsidRDefault="00000000" w:rsidRPr="00000000" w14:paraId="00000021">
      <w:pPr>
        <w:spacing w:after="0" w:line="480" w:lineRule="auto"/>
        <w:ind w:left="0" w:firstLine="720"/>
        <w:jc w:val="both"/>
        <w:rPr>
          <w:sz w:val="24"/>
          <w:szCs w:val="24"/>
        </w:rPr>
      </w:pPr>
      <w:r w:rsidDel="00000000" w:rsidR="00000000" w:rsidRPr="00000000">
        <w:rPr>
          <w:sz w:val="24"/>
          <w:szCs w:val="24"/>
          <w:rtl w:val="0"/>
        </w:rPr>
        <w:t xml:space="preserve">Current guidelines to prevent </w:t>
      </w:r>
      <w:r w:rsidDel="00000000" w:rsidR="00000000" w:rsidRPr="00000000">
        <w:rPr>
          <w:sz w:val="24"/>
          <w:szCs w:val="24"/>
          <w:rtl w:val="0"/>
        </w:rPr>
        <w:t xml:space="preserve">exercise-induced</w:t>
      </w:r>
      <w:r w:rsidDel="00000000" w:rsidR="00000000" w:rsidRPr="00000000">
        <w:rPr>
          <w:sz w:val="24"/>
          <w:szCs w:val="24"/>
          <w:rtl w:val="0"/>
        </w:rPr>
        <w:t xml:space="preserve"> hypoglycemia suggest insulin dose adaptation and ingestion of additional carbohydrates in the context of physical exercise (4, 13). These recommendations are largely based on findings from laboratory-based studies and clinical experience of moderately trained individuals undertaking less than 60 minutes of </w:t>
      </w:r>
      <w:sdt>
        <w:sdtPr>
          <w:tag w:val="goog_rdk_8"/>
        </w:sdtPr>
        <w:sdtContent>
          <w:commentRangeStart w:id="5"/>
        </w:sdtContent>
      </w:sdt>
      <w:sdt>
        <w:sdtPr>
          <w:tag w:val="goog_rdk_9"/>
        </w:sdtPr>
        <w:sdtContent>
          <w:commentRangeStart w:id="6"/>
        </w:sdtContent>
      </w:sdt>
      <w:r w:rsidDel="00000000" w:rsidR="00000000" w:rsidRPr="00000000">
        <w:rPr>
          <w:sz w:val="24"/>
          <w:szCs w:val="24"/>
          <w:rtl w:val="0"/>
        </w:rPr>
        <w:t xml:space="preserve">exercise</w:t>
      </w:r>
      <w:commentRangeEnd w:id="5"/>
      <w:r w:rsidDel="00000000" w:rsidR="00000000" w:rsidRPr="00000000">
        <w:commentReference w:id="5"/>
      </w:r>
      <w:commentRangeEnd w:id="6"/>
      <w:r w:rsidDel="00000000" w:rsidR="00000000" w:rsidRPr="00000000">
        <w:commentReference w:id="6"/>
      </w:r>
      <w:r w:rsidDel="00000000" w:rsidR="00000000" w:rsidRPr="00000000">
        <w:rPr>
          <w:sz w:val="24"/>
          <w:szCs w:val="24"/>
          <w:rtl w:val="0"/>
        </w:rPr>
        <w:t xml:space="preserve">. Yet, the applicability to prolonged endurance exercise is less well </w:t>
      </w:r>
      <w:sdt>
        <w:sdtPr>
          <w:tag w:val="goog_rdk_10"/>
        </w:sdtPr>
        <w:sdtContent>
          <w:commentRangeStart w:id="7"/>
        </w:sdtContent>
      </w:sdt>
      <w:sdt>
        <w:sdtPr>
          <w:tag w:val="goog_rdk_11"/>
        </w:sdtPr>
        <w:sdtContent>
          <w:commentRangeStart w:id="8"/>
        </w:sdtContent>
      </w:sdt>
      <w:sdt>
        <w:sdtPr>
          <w:tag w:val="goog_rdk_12"/>
        </w:sdtPr>
        <w:sdtContent>
          <w:commentRangeStart w:id="9"/>
        </w:sdtContent>
      </w:sdt>
      <w:r w:rsidDel="00000000" w:rsidR="00000000" w:rsidRPr="00000000">
        <w:rPr>
          <w:sz w:val="24"/>
          <w:szCs w:val="24"/>
          <w:rtl w:val="0"/>
        </w:rPr>
        <w:t xml:space="preserve">known</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sz w:val="24"/>
          <w:szCs w:val="24"/>
          <w:rtl w:val="0"/>
        </w:rPr>
        <w:t xml:space="preserve">. This is partly due to the fact that reports on ultra-endurance exercise in people with type 1 diabetes have only been provided over a short period of time, such as an individual race or training period (7-12), meaning that there is little research describing the associated glycemic control in endurance athletes living with type 1 diabetes beyond a single training camp or competitive event. </w:t>
      </w:r>
    </w:p>
    <w:p w:rsidR="00000000" w:rsidDel="00000000" w:rsidP="00000000" w:rsidRDefault="00000000" w:rsidRPr="00000000" w14:paraId="00000022">
      <w:pPr>
        <w:spacing w:after="0" w:line="480" w:lineRule="auto"/>
        <w:ind w:left="0" w:firstLine="720"/>
        <w:jc w:val="both"/>
        <w:rPr>
          <w:sz w:val="24"/>
          <w:szCs w:val="24"/>
        </w:rPr>
      </w:pPr>
      <w:r w:rsidDel="00000000" w:rsidR="00000000" w:rsidRPr="00000000">
        <w:rPr>
          <w:sz w:val="24"/>
          <w:szCs w:val="24"/>
          <w:rtl w:val="0"/>
        </w:rPr>
        <w:t xml:space="preserve">Developments in technology to monitor glucose (</w:t>
      </w:r>
      <w:r w:rsidDel="00000000" w:rsidR="00000000" w:rsidRPr="00000000">
        <w:rPr>
          <w:sz w:val="24"/>
          <w:szCs w:val="24"/>
          <w:rtl w:val="0"/>
        </w:rPr>
        <w:t xml:space="preserve">e.g</w:t>
      </w:r>
      <w:r w:rsidDel="00000000" w:rsidR="00000000" w:rsidRPr="00000000">
        <w:rPr>
          <w:sz w:val="24"/>
          <w:szCs w:val="24"/>
          <w:rtl w:val="0"/>
        </w:rPr>
        <w:t xml:space="preserve">., continuous</w:t>
      </w:r>
      <w:r w:rsidDel="00000000" w:rsidR="00000000" w:rsidRPr="00000000">
        <w:rPr>
          <w:sz w:val="24"/>
          <w:szCs w:val="24"/>
          <w:rtl w:val="0"/>
        </w:rPr>
        <w:t xml:space="preserve"> glucose monitoring (CGM)</w:t>
      </w:r>
      <w:r w:rsidDel="00000000" w:rsidR="00000000" w:rsidRPr="00000000">
        <w:rPr>
          <w:sz w:val="24"/>
          <w:szCs w:val="24"/>
          <w:rtl w:val="0"/>
        </w:rPr>
        <w:t xml:space="preserve">) and physical exercise (e.g., power meters and heart rate monitors) enable non-invasive and comprehensive measurement of factors related to glycemic management and exercise behaviors, regardless of the training or competition setting and environment. </w:t>
      </w:r>
      <w:r w:rsidDel="00000000" w:rsidR="00000000" w:rsidRPr="00000000">
        <w:rPr>
          <w:sz w:val="24"/>
          <w:szCs w:val="24"/>
          <w:rtl w:val="0"/>
        </w:rPr>
        <w:t xml:space="preserve">Here, monitoring both glucose and exercise performance</w:t>
      </w:r>
      <w:r w:rsidDel="00000000" w:rsidR="00000000" w:rsidRPr="00000000">
        <w:rPr>
          <w:sz w:val="24"/>
          <w:szCs w:val="24"/>
          <w:rtl w:val="0"/>
        </w:rPr>
        <w:t xml:space="preserve"> for a prolonged study period allows for unique insights into the effects of training and competition on glycemia and the various challenges athletes may face in combining high-performance exercise with type 1 diabetes. </w:t>
      </w:r>
      <w:r w:rsidDel="00000000" w:rsidR="00000000" w:rsidRPr="00000000">
        <w:rPr>
          <w:rtl w:val="0"/>
        </w:rPr>
      </w:r>
    </w:p>
    <w:p w:rsidR="00000000" w:rsidDel="00000000" w:rsidP="00000000" w:rsidRDefault="00000000" w:rsidRPr="00000000" w14:paraId="00000023">
      <w:pPr>
        <w:spacing w:after="0" w:line="480" w:lineRule="auto"/>
        <w:ind w:left="0" w:firstLine="720"/>
        <w:jc w:val="both"/>
        <w:rPr>
          <w:sz w:val="24"/>
          <w:szCs w:val="24"/>
        </w:rPr>
      </w:pPr>
      <w:r w:rsidDel="00000000" w:rsidR="00000000" w:rsidRPr="00000000">
        <w:rPr>
          <w:sz w:val="24"/>
          <w:szCs w:val="24"/>
          <w:rtl w:val="0"/>
        </w:rPr>
        <w:t xml:space="preserve">In this retrospective observational study, we evaluated the glycemic control of professional athletes with type 1 diabetes from the Team Novo Nordisk cycling team over a competitive season (Oct 2018 – Oct 2019). The objective of this study is twofold: (i) to </w:t>
      </w:r>
      <w:r w:rsidDel="00000000" w:rsidR="00000000" w:rsidRPr="00000000">
        <w:rPr>
          <w:sz w:val="24"/>
          <w:szCs w:val="24"/>
          <w:rtl w:val="0"/>
        </w:rPr>
        <w:t xml:space="preserve">summarize</w:t>
      </w:r>
      <w:r w:rsidDel="00000000" w:rsidR="00000000" w:rsidRPr="00000000">
        <w:rPr>
          <w:sz w:val="24"/>
          <w:szCs w:val="24"/>
          <w:rtl w:val="0"/>
        </w:rPr>
        <w:t xml:space="preserve"> glycemic control during competitive and non-competitive physical exercise, recovery, and nocturnal phases; and (ii) to analyze the association of exercise-related factors with the occurrence of hypo- and hyperglycemia during these phases. </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480" w:lineRule="auto"/>
        <w:jc w:val="both"/>
        <w:rPr>
          <w:b w:val="1"/>
          <w:sz w:val="24"/>
          <w:szCs w:val="24"/>
        </w:rPr>
      </w:pPr>
      <w:r w:rsidDel="00000000" w:rsidR="00000000" w:rsidRPr="00000000">
        <w:rPr>
          <w:rtl w:val="0"/>
        </w:rPr>
      </w:r>
    </w:p>
    <w:p w:rsidR="00000000" w:rsidDel="00000000" w:rsidP="00000000" w:rsidRDefault="00000000" w:rsidRPr="00000000" w14:paraId="00000025">
      <w:pPr>
        <w:keepNext w:val="1"/>
        <w:pBdr>
          <w:top w:space="0" w:sz="0" w:val="nil"/>
          <w:left w:space="0" w:sz="0" w:val="nil"/>
          <w:bottom w:space="0" w:sz="0" w:val="nil"/>
          <w:right w:space="0" w:sz="0" w:val="nil"/>
          <w:between w:space="0" w:sz="0" w:val="nil"/>
        </w:pBdr>
        <w:spacing w:after="0" w:line="480" w:lineRule="auto"/>
        <w:jc w:val="both"/>
        <w:rPr>
          <w:b w:val="1"/>
          <w:sz w:val="24"/>
          <w:szCs w:val="24"/>
        </w:rPr>
      </w:pPr>
      <w:r w:rsidDel="00000000" w:rsidR="00000000" w:rsidRPr="00000000">
        <w:rPr>
          <w:b w:val="1"/>
          <w:sz w:val="24"/>
          <w:szCs w:val="24"/>
          <w:rtl w:val="0"/>
        </w:rPr>
        <w:t xml:space="preserve">RESEARCH DESIGN AND METHODS</w:t>
      </w:r>
      <w:r w:rsidDel="00000000" w:rsidR="00000000" w:rsidRPr="00000000">
        <w:rPr>
          <w:rtl w:val="0"/>
        </w:rPr>
      </w:r>
    </w:p>
    <w:p w:rsidR="00000000" w:rsidDel="00000000" w:rsidP="00000000" w:rsidRDefault="00000000" w:rsidRPr="00000000" w14:paraId="00000026">
      <w:pPr>
        <w:keepNext w:val="1"/>
        <w:pBdr>
          <w:top w:space="0" w:sz="0" w:val="nil"/>
          <w:left w:space="0" w:sz="0" w:val="nil"/>
          <w:bottom w:space="0" w:sz="0" w:val="nil"/>
          <w:right w:space="0" w:sz="0" w:val="nil"/>
          <w:between w:space="0" w:sz="0" w:val="nil"/>
        </w:pBdr>
        <w:spacing w:after="0" w:line="480" w:lineRule="auto"/>
        <w:jc w:val="both"/>
        <w:rPr>
          <w:b w:val="1"/>
          <w:sz w:val="24"/>
          <w:szCs w:val="24"/>
        </w:rPr>
      </w:pPr>
      <w:r w:rsidDel="00000000" w:rsidR="00000000" w:rsidRPr="00000000">
        <w:rPr>
          <w:b w:val="1"/>
          <w:sz w:val="24"/>
          <w:szCs w:val="24"/>
          <w:rtl w:val="0"/>
        </w:rPr>
        <w:t xml:space="preserve">Participants</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480" w:lineRule="auto"/>
        <w:jc w:val="both"/>
        <w:rPr>
          <w:sz w:val="24"/>
          <w:szCs w:val="24"/>
        </w:rPr>
      </w:pPr>
      <w:r w:rsidDel="00000000" w:rsidR="00000000" w:rsidRPr="00000000">
        <w:rPr>
          <w:sz w:val="24"/>
          <w:szCs w:val="24"/>
          <w:rtl w:val="0"/>
        </w:rPr>
        <w:t xml:space="preserve">This retrospective observational study included data from 12 male professional road cyclists with type 1 diabetes from Team Novo Nordisk over a competitive season (Oct 2018 – Oct 2019). The study was performed in accordance with the Declaration of Helsinki. Ethical approval was obtained from the Canton of Bern ethics committee (Project ID: 2019-01988). All participants provided both verbal and written informed consent. Participant eligibility and exclusion criteria are reported </w:t>
      </w:r>
      <w:r w:rsidDel="00000000" w:rsidR="00000000" w:rsidRPr="00000000">
        <w:rPr>
          <w:sz w:val="24"/>
          <w:szCs w:val="24"/>
          <w:rtl w:val="0"/>
        </w:rPr>
        <w:t xml:space="preserve">in </w:t>
      </w:r>
      <w:r w:rsidDel="00000000" w:rsidR="00000000" w:rsidRPr="00000000">
        <w:rPr>
          <w:sz w:val="24"/>
          <w:szCs w:val="24"/>
          <w:rtl w:val="0"/>
        </w:rPr>
        <w:t xml:space="preserve">Supplemental Figure </w:t>
      </w:r>
      <w:r w:rsidDel="00000000" w:rsidR="00000000" w:rsidRPr="00000000">
        <w:rPr>
          <w:sz w:val="24"/>
          <w:szCs w:val="24"/>
          <w:rtl w:val="0"/>
        </w:rPr>
        <w:t xml:space="preserve">2</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480" w:lineRule="auto"/>
        <w:jc w:val="both"/>
        <w:rPr>
          <w:sz w:val="24"/>
          <w:szCs w:val="24"/>
        </w:rPr>
      </w:pPr>
      <w:r w:rsidDel="00000000" w:rsidR="00000000" w:rsidRPr="00000000">
        <w:rPr>
          <w:rtl w:val="0"/>
        </w:rPr>
      </w:r>
    </w:p>
    <w:p w:rsidR="00000000" w:rsidDel="00000000" w:rsidP="00000000" w:rsidRDefault="00000000" w:rsidRPr="00000000" w14:paraId="00000029">
      <w:pPr>
        <w:keepNext w:val="1"/>
        <w:pBdr>
          <w:top w:space="0" w:sz="0" w:val="nil"/>
          <w:left w:space="0" w:sz="0" w:val="nil"/>
          <w:bottom w:space="0" w:sz="0" w:val="nil"/>
          <w:right w:space="0" w:sz="0" w:val="nil"/>
          <w:between w:space="0" w:sz="0" w:val="nil"/>
        </w:pBdr>
        <w:spacing w:after="0" w:line="480" w:lineRule="auto"/>
        <w:jc w:val="both"/>
        <w:rPr>
          <w:sz w:val="24"/>
          <w:szCs w:val="24"/>
        </w:rPr>
      </w:pPr>
      <w:r w:rsidDel="00000000" w:rsidR="00000000" w:rsidRPr="00000000">
        <w:rPr>
          <w:b w:val="1"/>
          <w:sz w:val="24"/>
          <w:szCs w:val="24"/>
          <w:rtl w:val="0"/>
        </w:rPr>
        <w:t xml:space="preserve">Data collection</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480" w:lineRule="auto"/>
        <w:jc w:val="both"/>
        <w:rPr>
          <w:sz w:val="24"/>
          <w:szCs w:val="24"/>
        </w:rPr>
      </w:pPr>
      <w:r w:rsidDel="00000000" w:rsidR="00000000" w:rsidRPr="00000000">
        <w:rPr>
          <w:sz w:val="24"/>
          <w:szCs w:val="24"/>
          <w:rtl w:val="0"/>
        </w:rPr>
        <w:t xml:space="preserve">Data collection was carried out during the Team Novo Nordisk 2019 competitive season (Oct 2018 – Oct 2019). During cycling sessions, participants were equipped with a mobile power meter (SGYPM900H90, Pioneer, Aliso Viejo, CA), a cycling computer (Wahoo Fitness, Atlanta, GA), and a chest strap heart rate monitor (Wahoo Fitness, Atlanta, GA). The following data were monitored at a 1Hz frequency: power output [W], cadence [rpm], heart rate (HR) [bpm], temperature [°C], latitude [°N], longitude [°E], distance [km], and altitude [m]. Data collected from these sensors were exported daily to a central database (TrainingPeaks, Peaksware LLC, USA). </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480" w:lineRule="auto"/>
        <w:ind w:firstLine="720"/>
        <w:jc w:val="both"/>
        <w:rPr>
          <w:sz w:val="24"/>
          <w:szCs w:val="24"/>
        </w:rPr>
      </w:pPr>
      <w:r w:rsidDel="00000000" w:rsidR="00000000" w:rsidRPr="00000000">
        <w:rPr>
          <w:sz w:val="24"/>
          <w:szCs w:val="24"/>
          <w:rtl w:val="0"/>
        </w:rPr>
        <w:t xml:space="preserve">Data collected from cycling sessions were aggregated by day to capture causes of physiological effects of exercise: </w:t>
      </w:r>
      <w:r w:rsidDel="00000000" w:rsidR="00000000" w:rsidRPr="00000000">
        <w:rPr>
          <w:sz w:val="24"/>
          <w:szCs w:val="24"/>
          <w:rtl w:val="0"/>
        </w:rPr>
        <w:t xml:space="preserve">duration [min], intensity factor, and variability index, as well as time in heart rate- and power zones [min] based on individualized Coggan heart rate- and power zones (14) (</w:t>
      </w:r>
      <w:r w:rsidDel="00000000" w:rsidR="00000000" w:rsidRPr="00000000">
        <w:rPr>
          <w:sz w:val="24"/>
          <w:szCs w:val="24"/>
          <w:rtl w:val="0"/>
        </w:rPr>
        <w:t xml:space="preserve">see</w:t>
      </w:r>
      <w:r w:rsidDel="00000000" w:rsidR="00000000" w:rsidRPr="00000000">
        <w:rPr>
          <w:sz w:val="24"/>
          <w:szCs w:val="24"/>
          <w:rtl w:val="0"/>
        </w:rPr>
        <w:t xml:space="preserve"> </w:t>
      </w:r>
      <w:r w:rsidDel="00000000" w:rsidR="00000000" w:rsidRPr="00000000">
        <w:rPr>
          <w:sz w:val="24"/>
          <w:szCs w:val="24"/>
          <w:rtl w:val="0"/>
        </w:rPr>
        <w:t xml:space="preserve">Supplemental Table </w:t>
      </w:r>
      <w:r w:rsidDel="00000000" w:rsidR="00000000" w:rsidRPr="00000000">
        <w:rPr>
          <w:sz w:val="24"/>
          <w:szCs w:val="24"/>
          <w:rtl w:val="0"/>
        </w:rPr>
        <w:t xml:space="preserve">4</w:t>
      </w:r>
      <w:r w:rsidDel="00000000" w:rsidR="00000000" w:rsidRPr="00000000">
        <w:rPr>
          <w:sz w:val="24"/>
          <w:szCs w:val="24"/>
          <w:rtl w:val="0"/>
        </w:rPr>
        <w:t xml:space="preserve"> for further details). If more than one exercise session had taken place during a day, data from the exercise sessions were aggregated cumulatively (i.e., through </w:t>
      </w:r>
      <w:r w:rsidDel="00000000" w:rsidR="00000000" w:rsidRPr="00000000">
        <w:rPr>
          <w:sz w:val="24"/>
          <w:szCs w:val="24"/>
          <w:rtl w:val="0"/>
        </w:rPr>
        <w:t xml:space="preserve">concatenation</w:t>
      </w:r>
      <w:r w:rsidDel="00000000" w:rsidR="00000000" w:rsidRPr="00000000">
        <w:rPr>
          <w:sz w:val="24"/>
          <w:szCs w:val="24"/>
          <w:rtl w:val="0"/>
        </w:rPr>
        <w:t xml:space="preserve">).</w:t>
      </w:r>
      <w:r w:rsidDel="00000000" w:rsidR="00000000" w:rsidRPr="00000000">
        <w:rPr>
          <w:sz w:val="24"/>
          <w:szCs w:val="24"/>
          <w:rtl w:val="0"/>
        </w:rPr>
        <w:t xml:space="preserve"> To obtain metabolic thresholds, incremental cardiopulmonary exercise (CPX) tests were performed biannually on the athlete’s personal bike (Colnago C60) attached to a cycle trainer (KICKR, Wahoo, Atlanta, GA). Together with collected anthropometric data, such as height [cm], body mass [kg], and fat mass [%], these tests yielded the maximum rate of oxygen consumption (V̇O</w:t>
      </w:r>
      <w:r w:rsidDel="00000000" w:rsidR="00000000" w:rsidRPr="00000000">
        <w:rPr>
          <w:sz w:val="24"/>
          <w:szCs w:val="24"/>
          <w:vertAlign w:val="subscript"/>
          <w:rtl w:val="0"/>
        </w:rPr>
        <w:t xml:space="preserve">2max</w:t>
      </w:r>
      <w:r w:rsidDel="00000000" w:rsidR="00000000" w:rsidRPr="00000000">
        <w:rPr>
          <w:sz w:val="24"/>
          <w:szCs w:val="24"/>
          <w:rtl w:val="0"/>
        </w:rPr>
        <w:t xml:space="preserve">) [mL/min/kg], maximum heart rate (HR</w:t>
      </w:r>
      <w:r w:rsidDel="00000000" w:rsidR="00000000" w:rsidRPr="00000000">
        <w:rPr>
          <w:sz w:val="24"/>
          <w:szCs w:val="24"/>
          <w:vertAlign w:val="subscript"/>
          <w:rtl w:val="0"/>
        </w:rPr>
        <w:t xml:space="preserve">max</w:t>
      </w:r>
      <w:r w:rsidDel="00000000" w:rsidR="00000000" w:rsidRPr="00000000">
        <w:rPr>
          <w:sz w:val="24"/>
          <w:szCs w:val="24"/>
          <w:rtl w:val="0"/>
        </w:rPr>
        <w:t xml:space="preserve">) [bpm], lactate threshold heart rate (LTHR) [bpm], and functional threshold power (FTP) [W/kg]. </w:t>
      </w:r>
    </w:p>
    <w:p w:rsidR="00000000" w:rsidDel="00000000" w:rsidP="00000000" w:rsidRDefault="00000000" w:rsidRPr="00000000" w14:paraId="0000002C">
      <w:pPr>
        <w:spacing w:after="0" w:line="480" w:lineRule="auto"/>
        <w:ind w:left="0" w:firstLine="720"/>
        <w:jc w:val="both"/>
        <w:rPr>
          <w:sz w:val="24"/>
          <w:szCs w:val="24"/>
        </w:rPr>
      </w:pPr>
      <w:r w:rsidDel="00000000" w:rsidR="00000000" w:rsidRPr="00000000">
        <w:rPr>
          <w:sz w:val="24"/>
          <w:szCs w:val="24"/>
          <w:rtl w:val="0"/>
        </w:rPr>
        <w:t xml:space="preserve">Additionally, individual travel and competition calendars were collected. </w:t>
      </w:r>
      <w:r w:rsidDel="00000000" w:rsidR="00000000" w:rsidRPr="00000000">
        <w:rPr>
          <w:sz w:val="24"/>
          <w:szCs w:val="24"/>
          <w:rtl w:val="0"/>
        </w:rPr>
        <w:t xml:space="preserve">Data from continuous glucose monitoring (CGM) were collected using Dexcom G6 (Dexcom, San Diego, CA) throughout the study period. Blood analyses were performed quarterly to measure HbA</w:t>
      </w:r>
      <w:r w:rsidDel="00000000" w:rsidR="00000000" w:rsidRPr="00000000">
        <w:rPr>
          <w:sz w:val="24"/>
          <w:szCs w:val="24"/>
          <w:vertAlign w:val="subscript"/>
          <w:rtl w:val="0"/>
        </w:rPr>
        <w:t xml:space="preserve">1c</w:t>
      </w:r>
      <w:r w:rsidDel="00000000" w:rsidR="00000000" w:rsidRPr="00000000">
        <w:rPr>
          <w:sz w:val="24"/>
          <w:szCs w:val="24"/>
          <w:rtl w:val="0"/>
        </w:rPr>
        <w:t xml:space="preserve">. Further details on data collection are presented in Appendix</w:t>
      </w:r>
      <w:r w:rsidDel="00000000" w:rsidR="00000000" w:rsidRPr="00000000">
        <w:rPr>
          <w:sz w:val="24"/>
          <w:szCs w:val="24"/>
          <w:rtl w:val="0"/>
        </w:rPr>
        <w:t xml:space="preserve"> A of</w:t>
      </w:r>
      <w:r w:rsidDel="00000000" w:rsidR="00000000" w:rsidRPr="00000000">
        <w:rPr>
          <w:sz w:val="24"/>
          <w:szCs w:val="24"/>
          <w:rtl w:val="0"/>
        </w:rPr>
        <w:t xml:space="preserve"> the Supplemental Material</w:t>
      </w:r>
      <w:r w:rsidDel="00000000" w:rsidR="00000000" w:rsidRPr="00000000">
        <w:rPr>
          <w:sz w:val="24"/>
          <w:szCs w:val="24"/>
          <w:rtl w:val="0"/>
        </w:rPr>
        <w:t xml:space="preserve">.</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after="0" w:line="480" w:lineRule="auto"/>
        <w:jc w:val="both"/>
        <w:rPr>
          <w:b w:val="1"/>
          <w:sz w:val="24"/>
          <w:szCs w:val="24"/>
        </w:rPr>
      </w:pPr>
      <w:r w:rsidDel="00000000" w:rsidR="00000000" w:rsidRPr="00000000">
        <w:rPr>
          <w:rtl w:val="0"/>
        </w:rPr>
      </w:r>
    </w:p>
    <w:p w:rsidR="00000000" w:rsidDel="00000000" w:rsidP="00000000" w:rsidRDefault="00000000" w:rsidRPr="00000000" w14:paraId="0000002E">
      <w:pPr>
        <w:keepNext w:val="1"/>
        <w:widowControl w:val="0"/>
        <w:pBdr>
          <w:top w:space="0" w:sz="0" w:val="nil"/>
          <w:left w:space="0" w:sz="0" w:val="nil"/>
          <w:bottom w:space="0" w:sz="0" w:val="nil"/>
          <w:right w:space="0" w:sz="0" w:val="nil"/>
          <w:between w:space="0" w:sz="0" w:val="nil"/>
        </w:pBdr>
        <w:spacing w:after="0" w:line="480" w:lineRule="auto"/>
        <w:jc w:val="both"/>
        <w:rPr>
          <w:b w:val="1"/>
          <w:sz w:val="24"/>
          <w:szCs w:val="24"/>
        </w:rPr>
      </w:pPr>
      <w:r w:rsidDel="00000000" w:rsidR="00000000" w:rsidRPr="00000000">
        <w:rPr>
          <w:b w:val="1"/>
          <w:sz w:val="24"/>
          <w:szCs w:val="24"/>
          <w:rtl w:val="0"/>
        </w:rPr>
        <w:t xml:space="preserve">Analysis of glycemia</w:t>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after="0" w:line="480" w:lineRule="auto"/>
        <w:jc w:val="both"/>
        <w:rPr>
          <w:sz w:val="24"/>
          <w:szCs w:val="24"/>
        </w:rPr>
      </w:pPr>
      <w:r w:rsidDel="00000000" w:rsidR="00000000" w:rsidRPr="00000000">
        <w:rPr>
          <w:sz w:val="24"/>
          <w:szCs w:val="24"/>
          <w:rtl w:val="0"/>
        </w:rPr>
        <w:t xml:space="preserve">Continuous glucose monitoring data were analyzed in accordance with the international consensus statement (15</w:t>
      </w:r>
      <w:r w:rsidDel="00000000" w:rsidR="00000000" w:rsidRPr="00000000">
        <w:rPr>
          <w:rFonts w:ascii="Roboto" w:cs="Roboto" w:eastAsia="Roboto" w:hAnsi="Roboto"/>
          <w:color w:val="212121"/>
          <w:sz w:val="24"/>
          <w:szCs w:val="24"/>
          <w:rtl w:val="0"/>
        </w:rPr>
        <w:t xml:space="preserve">)</w:t>
      </w:r>
      <w:r w:rsidDel="00000000" w:rsidR="00000000" w:rsidRPr="00000000">
        <w:rPr>
          <w:sz w:val="24"/>
          <w:szCs w:val="24"/>
          <w:rtl w:val="0"/>
        </w:rPr>
        <w:t xml:space="preserve"> to calculate for each participant the mean glucose [mg/dL], </w:t>
      </w:r>
      <w:r w:rsidDel="00000000" w:rsidR="00000000" w:rsidRPr="00000000">
        <w:rPr>
          <w:sz w:val="24"/>
          <w:szCs w:val="24"/>
          <w:rtl w:val="0"/>
        </w:rPr>
        <w:t xml:space="preserve">glycemic variability expressed as </w:t>
      </w:r>
      <w:r w:rsidDel="00000000" w:rsidR="00000000" w:rsidRPr="00000000">
        <w:rPr>
          <w:sz w:val="24"/>
          <w:szCs w:val="24"/>
          <w:rtl w:val="0"/>
        </w:rPr>
        <w:t xml:space="preserve">coefficient of variation (CV)</w:t>
      </w:r>
      <w:r w:rsidDel="00000000" w:rsidR="00000000" w:rsidRPr="00000000">
        <w:rPr>
          <w:sz w:val="24"/>
          <w:szCs w:val="24"/>
          <w:rtl w:val="0"/>
        </w:rPr>
        <w:t xml:space="preserve"> [%], </w:t>
      </w:r>
      <w:r w:rsidDel="00000000" w:rsidR="00000000" w:rsidRPr="00000000">
        <w:rPr>
          <w:sz w:val="24"/>
          <w:szCs w:val="24"/>
          <w:rtl w:val="0"/>
        </w:rPr>
        <w:t xml:space="preserve">time in hypoglycemia</w:t>
      </w:r>
      <w:r w:rsidDel="00000000" w:rsidR="00000000" w:rsidRPr="00000000">
        <w:rPr>
          <w:sz w:val="24"/>
          <w:szCs w:val="24"/>
          <w:rtl w:val="0"/>
        </w:rPr>
        <w:t xml:space="preserve"> (L1: 54–69 mg/dL, L2: &lt;54 mg/dL),</w:t>
      </w:r>
      <w:r w:rsidDel="00000000" w:rsidR="00000000" w:rsidRPr="00000000">
        <w:rPr>
          <w:sz w:val="24"/>
          <w:szCs w:val="24"/>
          <w:rtl w:val="0"/>
        </w:rPr>
        <w:t xml:space="preserve"> time in range </w:t>
      </w:r>
      <w:r w:rsidDel="00000000" w:rsidR="00000000" w:rsidRPr="00000000">
        <w:rPr>
          <w:sz w:val="24"/>
          <w:szCs w:val="24"/>
          <w:rtl w:val="0"/>
        </w:rPr>
        <w:t xml:space="preserve">(70–180 mg/dL), and </w:t>
      </w:r>
      <w:r w:rsidDel="00000000" w:rsidR="00000000" w:rsidRPr="00000000">
        <w:rPr>
          <w:sz w:val="24"/>
          <w:szCs w:val="24"/>
          <w:rtl w:val="0"/>
        </w:rPr>
        <w:t xml:space="preserve">time in hyperglycemia</w:t>
      </w:r>
      <w:r w:rsidDel="00000000" w:rsidR="00000000" w:rsidRPr="00000000">
        <w:rPr>
          <w:sz w:val="24"/>
          <w:szCs w:val="24"/>
          <w:rtl w:val="0"/>
        </w:rPr>
        <w:t xml:space="preserve"> (L1: 181–250 mg/dL, L2: &gt;250 mg/dL). These statistics were calculated for five phases of the day: (i) the entire day (06:00–06:00h); (ii) wake (06:00–00:00h); (iii) exercise (corresponding to the times of the day that participants recorded cycling exercise); (iv) recovery (corresponding to the 4 hours after exercise, excluding times during subsequent exercise); and (v) </w:t>
      </w:r>
      <w:sdt>
        <w:sdtPr>
          <w:tag w:val="goog_rdk_13"/>
        </w:sdtPr>
        <w:sdtContent>
          <w:commentRangeStart w:id="10"/>
        </w:sdtContent>
      </w:sdt>
      <w:r w:rsidDel="00000000" w:rsidR="00000000" w:rsidRPr="00000000">
        <w:rPr>
          <w:sz w:val="24"/>
          <w:szCs w:val="24"/>
          <w:rtl w:val="0"/>
        </w:rPr>
        <w:t xml:space="preserve">sleep</w:t>
      </w:r>
      <w:commentRangeEnd w:id="10"/>
      <w:r w:rsidDel="00000000" w:rsidR="00000000" w:rsidRPr="00000000">
        <w:commentReference w:id="10"/>
      </w:r>
      <w:r w:rsidDel="00000000" w:rsidR="00000000" w:rsidRPr="00000000">
        <w:rPr>
          <w:sz w:val="24"/>
          <w:szCs w:val="24"/>
          <w:rtl w:val="0"/>
        </w:rPr>
        <w:t xml:space="preserve"> (00:00–06:00h). </w:t>
      </w:r>
      <w:r w:rsidDel="00000000" w:rsidR="00000000" w:rsidRPr="00000000">
        <w:rPr>
          <w:sz w:val="24"/>
          <w:szCs w:val="24"/>
          <w:rtl w:val="0"/>
        </w:rPr>
        <w:t xml:space="preserve">Phases (i), (ii), and (v) correspond to the time frames defined in the international consensus statement (15)</w:t>
      </w:r>
      <w:r w:rsidDel="00000000" w:rsidR="00000000" w:rsidRPr="00000000">
        <w:rPr>
          <w:sz w:val="24"/>
          <w:szCs w:val="24"/>
          <w:rtl w:val="0"/>
        </w:rPr>
        <w:t xml:space="preserve">. Statistics on glycemia were calculated for all days that met the inclusion criteria in </w:t>
      </w:r>
      <w:r w:rsidDel="00000000" w:rsidR="00000000" w:rsidRPr="00000000">
        <w:rPr>
          <w:sz w:val="24"/>
          <w:szCs w:val="24"/>
          <w:rtl w:val="0"/>
        </w:rPr>
        <w:t xml:space="preserve">Supplemental Figure 2</w:t>
      </w:r>
      <w:r w:rsidDel="00000000" w:rsidR="00000000" w:rsidRPr="00000000">
        <w:rPr>
          <w:sz w:val="24"/>
          <w:szCs w:val="24"/>
          <w:rtl w:val="0"/>
        </w:rPr>
        <w:t xml:space="preserve">, thus also comprising days without exercise. </w:t>
      </w:r>
      <w:r w:rsidDel="00000000" w:rsidR="00000000" w:rsidRPr="00000000">
        <w:rPr>
          <w:sz w:val="24"/>
          <w:szCs w:val="24"/>
          <w:rtl w:val="0"/>
        </w:rPr>
        <w:t xml:space="preserve">Moreover, the statistics were calculated separately for days with competitive- and non-competitive exercise. </w:t>
      </w: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after="0" w:line="480" w:lineRule="auto"/>
        <w:ind w:firstLine="720"/>
        <w:jc w:val="both"/>
        <w:rPr>
          <w:sz w:val="24"/>
          <w:szCs w:val="24"/>
        </w:rPr>
      </w:pPr>
      <w:r w:rsidDel="00000000" w:rsidR="00000000" w:rsidRPr="00000000">
        <w:rPr>
          <w:sz w:val="24"/>
          <w:szCs w:val="24"/>
          <w:rtl w:val="0"/>
        </w:rPr>
        <w:t xml:space="preserve">Summary statistics of glycemic outcomes across patients were reported with</w:t>
      </w:r>
      <w:r w:rsidDel="00000000" w:rsidR="00000000" w:rsidRPr="00000000">
        <w:rPr>
          <w:sz w:val="24"/>
          <w:szCs w:val="24"/>
          <w:rtl w:val="0"/>
        </w:rPr>
        <w:t xml:space="preserve"> </w:t>
      </w:r>
      <w:sdt>
        <w:sdtPr>
          <w:tag w:val="goog_rdk_14"/>
        </w:sdtPr>
        <w:sdtContent>
          <w:commentRangeStart w:id="11"/>
        </w:sdtContent>
      </w:sdt>
      <w:r w:rsidDel="00000000" w:rsidR="00000000" w:rsidRPr="00000000">
        <w:rPr>
          <w:sz w:val="24"/>
          <w:szCs w:val="24"/>
          <w:rtl w:val="0"/>
        </w:rPr>
        <w:t xml:space="preserve">median</w:t>
      </w:r>
      <w:r w:rsidDel="00000000" w:rsidR="00000000" w:rsidRPr="00000000">
        <w:rPr>
          <w:sz w:val="24"/>
          <w:szCs w:val="24"/>
          <w:rtl w:val="0"/>
        </w:rPr>
        <w:t xml:space="preserve"> [interquartile range]</w:t>
      </w:r>
      <w:commentRangeEnd w:id="11"/>
      <w:r w:rsidDel="00000000" w:rsidR="00000000" w:rsidRPr="00000000">
        <w:commentReference w:id="11"/>
      </w:r>
      <w:r w:rsidDel="00000000" w:rsidR="00000000" w:rsidRPr="00000000">
        <w:rPr>
          <w:sz w:val="24"/>
          <w:szCs w:val="24"/>
          <w:rtl w:val="0"/>
        </w:rPr>
        <w:t xml:space="preserve"> and compared with clinical targets recommended by Battelino et al. (16) using one-sample </w:t>
      </w:r>
      <w:r w:rsidDel="00000000" w:rsidR="00000000" w:rsidRPr="00000000">
        <w:rPr>
          <w:i w:val="1"/>
          <w:sz w:val="24"/>
          <w:szCs w:val="24"/>
          <w:rtl w:val="0"/>
        </w:rPr>
        <w:t xml:space="preserve">t</w:t>
      </w:r>
      <w:r w:rsidDel="00000000" w:rsidR="00000000" w:rsidRPr="00000000">
        <w:rPr>
          <w:sz w:val="24"/>
          <w:szCs w:val="24"/>
          <w:rtl w:val="0"/>
        </w:rPr>
        <w:t xml:space="preserve">-tests.</w:t>
      </w:r>
      <w:r w:rsidDel="00000000" w:rsidR="00000000" w:rsidRPr="00000000">
        <w:rPr>
          <w:sz w:val="24"/>
          <w:szCs w:val="24"/>
          <w:rtl w:val="0"/>
        </w:rPr>
        <w:t xml:space="preserve"> Glycemic outcomes were compared between competitive and non-competitive exercise using paired </w:t>
      </w:r>
      <w:r w:rsidDel="00000000" w:rsidR="00000000" w:rsidRPr="00000000">
        <w:rPr>
          <w:i w:val="1"/>
          <w:sz w:val="24"/>
          <w:szCs w:val="24"/>
          <w:rtl w:val="0"/>
        </w:rPr>
        <w:t xml:space="preserve">t</w:t>
      </w:r>
      <w:r w:rsidDel="00000000" w:rsidR="00000000" w:rsidRPr="00000000">
        <w:rPr>
          <w:sz w:val="24"/>
          <w:szCs w:val="24"/>
          <w:rtl w:val="0"/>
        </w:rPr>
        <w:t xml:space="preserve">-tests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after="0" w:line="480" w:lineRule="auto"/>
        <w:ind w:left="0" w:firstLine="0"/>
        <w:jc w:val="both"/>
        <w:rPr>
          <w:sz w:val="24"/>
          <w:szCs w:val="24"/>
        </w:rPr>
      </w:pPr>
      <w:r w:rsidDel="00000000" w:rsidR="00000000" w:rsidRPr="00000000">
        <w:rPr>
          <w:rtl w:val="0"/>
        </w:rPr>
      </w:r>
    </w:p>
    <w:p w:rsidR="00000000" w:rsidDel="00000000" w:rsidP="00000000" w:rsidRDefault="00000000" w:rsidRPr="00000000" w14:paraId="00000032">
      <w:pPr>
        <w:keepNext w:val="1"/>
        <w:spacing w:after="0" w:line="480" w:lineRule="auto"/>
        <w:jc w:val="both"/>
        <w:rPr>
          <w:b w:val="1"/>
          <w:sz w:val="24"/>
          <w:szCs w:val="24"/>
        </w:rPr>
      </w:pPr>
      <w:r w:rsidDel="00000000" w:rsidR="00000000" w:rsidRPr="00000000">
        <w:rPr>
          <w:b w:val="1"/>
          <w:sz w:val="24"/>
          <w:szCs w:val="24"/>
          <w:rtl w:val="0"/>
        </w:rPr>
        <w:t xml:space="preserve">Associations of exercise with dysglycemia</w:t>
      </w:r>
      <w:r w:rsidDel="00000000" w:rsidR="00000000" w:rsidRPr="00000000">
        <w:rPr>
          <w:rtl w:val="0"/>
        </w:rPr>
      </w:r>
    </w:p>
    <w:p w:rsidR="00000000" w:rsidDel="00000000" w:rsidP="00000000" w:rsidRDefault="00000000" w:rsidRPr="00000000" w14:paraId="00000033">
      <w:pPr>
        <w:spacing w:after="0" w:line="480" w:lineRule="auto"/>
        <w:jc w:val="both"/>
        <w:rPr>
          <w:sz w:val="24"/>
          <w:szCs w:val="24"/>
        </w:rPr>
      </w:pPr>
      <w:r w:rsidDel="00000000" w:rsidR="00000000" w:rsidRPr="00000000">
        <w:rPr>
          <w:sz w:val="24"/>
          <w:szCs w:val="24"/>
          <w:rtl w:val="0"/>
        </w:rPr>
        <w:t xml:space="preserve">Characteristics of exercise</w:t>
      </w:r>
      <w:r w:rsidDel="00000000" w:rsidR="00000000" w:rsidRPr="00000000">
        <w:rPr>
          <w:sz w:val="24"/>
          <w:szCs w:val="24"/>
          <w:rtl w:val="0"/>
        </w:rPr>
        <w:t xml:space="preserve"> (i.e., duration, intensity factor, variability index, and time in heart rate- and power zones) were associated with the occurrence of hypoglycemia (&lt;70 mg/dL) and hyperglycemia (&gt;180 mg/dL) during exercise, subsequent recovery, and sleep. For this purpose, multilevel multivariate logistic regression models were used. To account for </w:t>
      </w:r>
      <w:r w:rsidDel="00000000" w:rsidR="00000000" w:rsidRPr="00000000">
        <w:rPr>
          <w:sz w:val="24"/>
          <w:szCs w:val="24"/>
          <w:rtl w:val="0"/>
        </w:rPr>
        <w:t xml:space="preserve">participant-specific variation</w:t>
      </w:r>
      <w:r w:rsidDel="00000000" w:rsidR="00000000" w:rsidRPr="00000000">
        <w:rPr>
          <w:sz w:val="24"/>
          <w:szCs w:val="24"/>
          <w:rtl w:val="0"/>
        </w:rPr>
        <w:t xml:space="preserve"> in physiology and glycemia, random intercepts and random slopes were incorporated in the models. The models were fitted for each individual exercise variable separately, and adjusted for environmental variables.</w:t>
      </w:r>
      <w:r w:rsidDel="00000000" w:rsidR="00000000" w:rsidRPr="00000000">
        <w:rPr>
          <w:sz w:val="24"/>
          <w:szCs w:val="24"/>
          <w:rtl w:val="0"/>
        </w:rPr>
        <w:t xml:space="preserve"> </w:t>
      </w:r>
      <w:r w:rsidDel="00000000" w:rsidR="00000000" w:rsidRPr="00000000">
        <w:rPr>
          <w:sz w:val="24"/>
          <w:szCs w:val="24"/>
          <w:rtl w:val="0"/>
        </w:rPr>
        <w:t xml:space="preserve">Environmental variables were average temperature [°C] during exercise, average altitude [m] during exercise, </w:t>
      </w:r>
      <w:r w:rsidDel="00000000" w:rsidR="00000000" w:rsidRPr="00000000">
        <w:rPr>
          <w:sz w:val="24"/>
          <w:szCs w:val="24"/>
          <w:rtl w:val="0"/>
        </w:rPr>
        <w:t xml:space="preserve">day</w:t>
      </w:r>
      <w:r w:rsidDel="00000000" w:rsidR="00000000" w:rsidRPr="00000000">
        <w:rPr>
          <w:sz w:val="24"/>
          <w:szCs w:val="24"/>
          <w:rtl w:val="0"/>
        </w:rPr>
        <w:t xml:space="preserve"> in the competitive season (counting from the start of the competitive season), and whether travel was undertaken in the current or the previous two days.</w:t>
      </w:r>
      <w:r w:rsidDel="00000000" w:rsidR="00000000" w:rsidRPr="00000000">
        <w:rPr>
          <w:rtl w:val="0"/>
        </w:rPr>
      </w:r>
    </w:p>
    <w:p w:rsidR="00000000" w:rsidDel="00000000" w:rsidP="00000000" w:rsidRDefault="00000000" w:rsidRPr="00000000" w14:paraId="00000034">
      <w:pPr>
        <w:spacing w:after="0" w:line="480" w:lineRule="auto"/>
        <w:ind w:firstLine="720"/>
        <w:jc w:val="both"/>
        <w:rPr>
          <w:sz w:val="24"/>
          <w:szCs w:val="24"/>
        </w:rPr>
      </w:pPr>
      <w:r w:rsidDel="00000000" w:rsidR="00000000" w:rsidRPr="00000000">
        <w:rPr>
          <w:sz w:val="24"/>
          <w:szCs w:val="24"/>
          <w:rtl w:val="0"/>
        </w:rPr>
        <w:t xml:space="preserve">Prior to analysis, we standardized independent variables. Variables with more than 30% missing values were excluded. </w:t>
      </w:r>
      <w:r w:rsidDel="00000000" w:rsidR="00000000" w:rsidRPr="00000000">
        <w:rPr>
          <w:sz w:val="24"/>
          <w:szCs w:val="24"/>
          <w:rtl w:val="0"/>
        </w:rPr>
        <w:t xml:space="preserve">Additionally, time in heart rate- and power zones were excluded if more than 80% of their values were zero</w:t>
      </w:r>
      <w:r w:rsidDel="00000000" w:rsidR="00000000" w:rsidRPr="00000000">
        <w:rPr>
          <w:sz w:val="24"/>
          <w:szCs w:val="24"/>
          <w:rtl w:val="0"/>
        </w:rPr>
        <w:t xml:space="preserve">. Missing values in all remaining variables were imputed with their mean. </w:t>
      </w:r>
      <w:r w:rsidDel="00000000" w:rsidR="00000000" w:rsidRPr="00000000">
        <w:rPr>
          <w:sz w:val="24"/>
          <w:szCs w:val="24"/>
          <w:rtl w:val="0"/>
        </w:rPr>
        <w:t xml:space="preserve">Estimated standardized associations are reported as the odds ratio (OR) [95% confidence interval (CI)].</w:t>
      </w:r>
      <w:r w:rsidDel="00000000" w:rsidR="00000000" w:rsidRPr="00000000">
        <w:rPr>
          <w:rtl w:val="0"/>
        </w:rPr>
      </w:r>
    </w:p>
    <w:p w:rsidR="00000000" w:rsidDel="00000000" w:rsidP="00000000" w:rsidRDefault="00000000" w:rsidRPr="00000000" w14:paraId="00000035">
      <w:pPr>
        <w:spacing w:after="0" w:line="480" w:lineRule="auto"/>
        <w:ind w:firstLine="720"/>
        <w:jc w:val="both"/>
        <w:rPr>
          <w:sz w:val="24"/>
          <w:szCs w:val="24"/>
        </w:rPr>
      </w:pPr>
      <w:r w:rsidDel="00000000" w:rsidR="00000000" w:rsidRPr="00000000">
        <w:rPr>
          <w:sz w:val="24"/>
          <w:szCs w:val="24"/>
          <w:rtl w:val="0"/>
        </w:rPr>
        <w:t xml:space="preserve">Further details on this analysis are presented in Appendix B of the Supplemental Material. Specifically, details on the independent variables in this analysis are provided </w:t>
      </w:r>
      <w:r w:rsidDel="00000000" w:rsidR="00000000" w:rsidRPr="00000000">
        <w:rPr>
          <w:sz w:val="24"/>
          <w:szCs w:val="24"/>
          <w:rtl w:val="0"/>
        </w:rPr>
        <w:t xml:space="preserve">in</w:t>
      </w:r>
      <w:r w:rsidDel="00000000" w:rsidR="00000000" w:rsidRPr="00000000">
        <w:rPr>
          <w:sz w:val="24"/>
          <w:szCs w:val="24"/>
          <w:rtl w:val="0"/>
        </w:rPr>
        <w:t xml:space="preserve"> </w:t>
      </w:r>
      <w:r w:rsidDel="00000000" w:rsidR="00000000" w:rsidRPr="00000000">
        <w:rPr>
          <w:sz w:val="24"/>
          <w:szCs w:val="24"/>
          <w:rtl w:val="0"/>
        </w:rPr>
        <w:t xml:space="preserve">Supplementa</w:t>
      </w:r>
      <w:r w:rsidDel="00000000" w:rsidR="00000000" w:rsidRPr="00000000">
        <w:rPr>
          <w:sz w:val="24"/>
          <w:szCs w:val="24"/>
          <w:rtl w:val="0"/>
        </w:rPr>
        <w:t xml:space="preserve">l Table </w:t>
      </w:r>
      <w:r w:rsidDel="00000000" w:rsidR="00000000" w:rsidRPr="00000000">
        <w:rPr>
          <w:sz w:val="24"/>
          <w:szCs w:val="24"/>
          <w:rtl w:val="0"/>
        </w:rPr>
        <w:t xml:space="preserve">4</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Supplementary analyses are presented in Appendix C of the Supplemental </w:t>
      </w:r>
      <w:r w:rsidDel="00000000" w:rsidR="00000000" w:rsidRPr="00000000">
        <w:rPr>
          <w:sz w:val="24"/>
          <w:szCs w:val="24"/>
          <w:rtl w:val="0"/>
        </w:rPr>
        <w:t xml:space="preserve">Material</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6">
      <w:pPr>
        <w:spacing w:after="0" w:line="480" w:lineRule="auto"/>
        <w:jc w:val="both"/>
        <w:rPr>
          <w:sz w:val="24"/>
          <w:szCs w:val="24"/>
        </w:rPr>
      </w:pPr>
      <w:r w:rsidDel="00000000" w:rsidR="00000000" w:rsidRPr="00000000">
        <w:rPr>
          <w:rtl w:val="0"/>
        </w:rPr>
      </w:r>
    </w:p>
    <w:p w:rsidR="00000000" w:rsidDel="00000000" w:rsidP="00000000" w:rsidRDefault="00000000" w:rsidRPr="00000000" w14:paraId="00000037">
      <w:pPr>
        <w:keepNext w:val="1"/>
        <w:spacing w:after="0" w:line="480" w:lineRule="auto"/>
        <w:jc w:val="both"/>
        <w:rPr>
          <w:b w:val="1"/>
          <w:sz w:val="24"/>
          <w:szCs w:val="24"/>
        </w:rPr>
      </w:pPr>
      <w:r w:rsidDel="00000000" w:rsidR="00000000" w:rsidRPr="00000000">
        <w:rPr>
          <w:b w:val="1"/>
          <w:sz w:val="24"/>
          <w:szCs w:val="24"/>
          <w:rtl w:val="0"/>
        </w:rPr>
        <w:t xml:space="preserve">RESULTS</w:t>
      </w:r>
      <w:r w:rsidDel="00000000" w:rsidR="00000000" w:rsidRPr="00000000">
        <w:rPr>
          <w:rtl w:val="0"/>
        </w:rPr>
      </w:r>
    </w:p>
    <w:p w:rsidR="00000000" w:rsidDel="00000000" w:rsidP="00000000" w:rsidRDefault="00000000" w:rsidRPr="00000000" w14:paraId="00000038">
      <w:pPr>
        <w:keepNext w:val="1"/>
        <w:spacing w:after="0" w:line="480" w:lineRule="auto"/>
        <w:jc w:val="both"/>
        <w:rPr>
          <w:b w:val="1"/>
          <w:sz w:val="24"/>
          <w:szCs w:val="24"/>
        </w:rPr>
      </w:pPr>
      <w:r w:rsidDel="00000000" w:rsidR="00000000" w:rsidRPr="00000000">
        <w:rPr>
          <w:b w:val="1"/>
          <w:sz w:val="24"/>
          <w:szCs w:val="24"/>
          <w:rtl w:val="0"/>
        </w:rPr>
        <w:t xml:space="preserve">Participants</w:t>
      </w:r>
    </w:p>
    <w:p w:rsidR="00000000" w:rsidDel="00000000" w:rsidP="00000000" w:rsidRDefault="00000000" w:rsidRPr="00000000" w14:paraId="00000039">
      <w:pPr>
        <w:spacing w:after="0" w:line="480" w:lineRule="auto"/>
        <w:jc w:val="both"/>
        <w:rPr>
          <w:sz w:val="24"/>
          <w:szCs w:val="24"/>
        </w:rPr>
      </w:pPr>
      <w:r w:rsidDel="00000000" w:rsidR="00000000" w:rsidRPr="00000000">
        <w:rPr>
          <w:sz w:val="24"/>
          <w:szCs w:val="24"/>
          <w:rtl w:val="0"/>
        </w:rPr>
        <w:t xml:space="preserve">Participant characteristics are summarized in Table 1. For the n=12 participants, median [interquartile range] age was 25.5 [22.0–27.8] years, duration of type 1 diabetes was 10.0 [7.0–14.2] years, and HbA</w:t>
      </w:r>
      <w:r w:rsidDel="00000000" w:rsidR="00000000" w:rsidRPr="00000000">
        <w:rPr>
          <w:sz w:val="24"/>
          <w:szCs w:val="24"/>
          <w:vertAlign w:val="subscript"/>
          <w:rtl w:val="0"/>
        </w:rPr>
        <w:t xml:space="preserve">1c</w:t>
      </w:r>
      <w:r w:rsidDel="00000000" w:rsidR="00000000" w:rsidRPr="00000000">
        <w:rPr>
          <w:sz w:val="24"/>
          <w:szCs w:val="24"/>
          <w:rtl w:val="0"/>
        </w:rPr>
        <w:t xml:space="preserve"> was 6.6 [6.5–6.9]% (49 [46–52] mmol/mol). All participants were using a basal-bolus insulin regimen administered via multiple daily injections (MDI). The participants cycled on </w:t>
      </w:r>
      <w:r w:rsidDel="00000000" w:rsidR="00000000" w:rsidRPr="00000000">
        <w:rPr>
          <w:sz w:val="24"/>
          <w:szCs w:val="24"/>
          <w:rtl w:val="0"/>
        </w:rPr>
        <w:t xml:space="preserve">288.5 [254.0–300.5] days during the study period, of which 36.0 [23.0–47.2]</w:t>
      </w:r>
      <w:r w:rsidDel="00000000" w:rsidR="00000000" w:rsidRPr="00000000">
        <w:rPr>
          <w:sz w:val="24"/>
          <w:szCs w:val="24"/>
          <w:rtl w:val="0"/>
        </w:rPr>
        <w:t xml:space="preserve"> days were during a competitive event.</w:t>
      </w:r>
    </w:p>
    <w:p w:rsidR="00000000" w:rsidDel="00000000" w:rsidP="00000000" w:rsidRDefault="00000000" w:rsidRPr="00000000" w14:paraId="0000003A">
      <w:pPr>
        <w:spacing w:after="0" w:line="480" w:lineRule="auto"/>
        <w:ind w:left="0" w:firstLine="0"/>
        <w:jc w:val="both"/>
        <w:rPr>
          <w:sz w:val="24"/>
          <w:szCs w:val="24"/>
        </w:rPr>
      </w:pPr>
      <w:r w:rsidDel="00000000" w:rsidR="00000000" w:rsidRPr="00000000">
        <w:rPr>
          <w:rtl w:val="0"/>
        </w:rPr>
      </w:r>
    </w:p>
    <w:p w:rsidR="00000000" w:rsidDel="00000000" w:rsidP="00000000" w:rsidRDefault="00000000" w:rsidRPr="00000000" w14:paraId="0000003B">
      <w:pPr>
        <w:keepNext w:val="1"/>
        <w:spacing w:after="0" w:line="480" w:lineRule="auto"/>
        <w:ind w:left="0" w:firstLine="0"/>
        <w:jc w:val="both"/>
        <w:rPr>
          <w:b w:val="1"/>
          <w:sz w:val="24"/>
          <w:szCs w:val="24"/>
        </w:rPr>
      </w:pPr>
      <w:r w:rsidDel="00000000" w:rsidR="00000000" w:rsidRPr="00000000">
        <w:rPr>
          <w:b w:val="1"/>
          <w:sz w:val="24"/>
          <w:szCs w:val="24"/>
          <w:rtl w:val="0"/>
        </w:rPr>
        <w:t xml:space="preserve">Analysis of glycemia</w:t>
      </w:r>
      <w:r w:rsidDel="00000000" w:rsidR="00000000" w:rsidRPr="00000000">
        <w:rPr>
          <w:rtl w:val="0"/>
        </w:rPr>
      </w:r>
    </w:p>
    <w:p w:rsidR="00000000" w:rsidDel="00000000" w:rsidP="00000000" w:rsidRDefault="00000000" w:rsidRPr="00000000" w14:paraId="0000003C">
      <w:pPr>
        <w:spacing w:after="0" w:line="480" w:lineRule="auto"/>
        <w:ind w:left="0" w:firstLine="0"/>
        <w:jc w:val="both"/>
        <w:rPr>
          <w:sz w:val="24"/>
          <w:szCs w:val="24"/>
        </w:rPr>
      </w:pPr>
      <w:r w:rsidDel="00000000" w:rsidR="00000000" w:rsidRPr="00000000">
        <w:rPr>
          <w:sz w:val="24"/>
          <w:szCs w:val="24"/>
          <w:rtl w:val="0"/>
        </w:rPr>
        <w:t xml:space="preserve">Continuous glucose monitoring was analyzed for a total of </w:t>
      </w:r>
      <w:r w:rsidDel="00000000" w:rsidR="00000000" w:rsidRPr="00000000">
        <w:rPr>
          <w:sz w:val="24"/>
          <w:szCs w:val="24"/>
          <w:rtl w:val="0"/>
        </w:rPr>
        <w:t xml:space="preserve">2,115</w:t>
      </w:r>
      <w:r w:rsidDel="00000000" w:rsidR="00000000" w:rsidRPr="00000000">
        <w:rPr>
          <w:sz w:val="24"/>
          <w:szCs w:val="24"/>
          <w:rtl w:val="0"/>
        </w:rPr>
        <w:t xml:space="preserve"> days, where we distinguished between training (1,536 days) and competition (256 days)</w:t>
      </w:r>
      <w:r w:rsidDel="00000000" w:rsidR="00000000" w:rsidRPr="00000000">
        <w:rPr>
          <w:sz w:val="24"/>
          <w:szCs w:val="24"/>
          <w:rtl w:val="0"/>
        </w:rPr>
        <w:t xml:space="preserve">. Time in glycemic ranges [%] for individual participants are shown in Figure 1. </w:t>
      </w:r>
      <w:r w:rsidDel="00000000" w:rsidR="00000000" w:rsidRPr="00000000">
        <w:rPr>
          <w:sz w:val="24"/>
          <w:szCs w:val="24"/>
          <w:rtl w:val="0"/>
        </w:rPr>
        <w:t xml:space="preserve">A summary of glycemia statistics from the participants is provided in Table 2. </w:t>
      </w:r>
      <w:sdt>
        <w:sdtPr>
          <w:tag w:val="goog_rdk_15"/>
        </w:sdtPr>
        <w:sdtContent>
          <w:commentRangeStart w:id="12"/>
        </w:sdtContent>
      </w:sdt>
      <w:r w:rsidDel="00000000" w:rsidR="00000000" w:rsidRPr="00000000">
        <w:rPr>
          <w:sz w:val="24"/>
          <w:szCs w:val="24"/>
          <w:rtl w:val="0"/>
        </w:rPr>
        <w:t xml:space="preserve">Additional figures are presented in Appendix B of the Supplemental Material. For instance, the</w:t>
      </w:r>
      <w:r w:rsidDel="00000000" w:rsidR="00000000" w:rsidRPr="00000000">
        <w:rPr>
          <w:sz w:val="24"/>
          <w:szCs w:val="24"/>
          <w:rtl w:val="0"/>
        </w:rPr>
        <w:t xml:space="preserve"> comparison of glycemic outcomes with their clinical targets is shown in </w:t>
      </w:r>
      <w:r w:rsidDel="00000000" w:rsidR="00000000" w:rsidRPr="00000000">
        <w:rPr>
          <w:sz w:val="24"/>
          <w:szCs w:val="24"/>
          <w:rtl w:val="0"/>
        </w:rPr>
        <w:t xml:space="preserve">Supplemental</w:t>
      </w:r>
      <w:r w:rsidDel="00000000" w:rsidR="00000000" w:rsidRPr="00000000">
        <w:rPr>
          <w:sz w:val="24"/>
          <w:szCs w:val="24"/>
          <w:rtl w:val="0"/>
        </w:rPr>
        <w:t xml:space="preserve"> Tables 1 </w:t>
      </w:r>
      <w:r w:rsidDel="00000000" w:rsidR="00000000" w:rsidRPr="00000000">
        <w:rPr>
          <w:sz w:val="24"/>
          <w:szCs w:val="24"/>
          <w:rtl w:val="0"/>
        </w:rPr>
        <w:t xml:space="preserve">and 2. The comparison of glycemic outcomes between training days and competition days is shown in Supplemental Table 3.</w:t>
      </w:r>
      <w:commentRangeEnd w:id="12"/>
      <w:r w:rsidDel="00000000" w:rsidR="00000000" w:rsidRPr="00000000">
        <w:commentReference w:id="12"/>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D">
      <w:pPr>
        <w:spacing w:after="0" w:line="480" w:lineRule="auto"/>
        <w:ind w:firstLine="720"/>
        <w:jc w:val="both"/>
        <w:rPr>
          <w:color w:val="212121"/>
          <w:sz w:val="24"/>
          <w:szCs w:val="24"/>
        </w:rPr>
      </w:pPr>
      <w:r w:rsidDel="00000000" w:rsidR="00000000" w:rsidRPr="00000000">
        <w:rPr>
          <w:color w:val="212121"/>
          <w:sz w:val="24"/>
          <w:szCs w:val="24"/>
          <w:rtl w:val="0"/>
        </w:rPr>
        <w:t xml:space="preserve">Overall,</w:t>
      </w:r>
      <w:r w:rsidDel="00000000" w:rsidR="00000000" w:rsidRPr="00000000">
        <w:rPr>
          <w:color w:val="212121"/>
          <w:sz w:val="24"/>
          <w:szCs w:val="24"/>
          <w:rtl w:val="0"/>
        </w:rPr>
        <w:t xml:space="preserve"> the percentage of time in range (70–180 mg/dL) was </w:t>
      </w:r>
      <w:r w:rsidDel="00000000" w:rsidR="00000000" w:rsidRPr="00000000">
        <w:rPr>
          <w:color w:val="212121"/>
          <w:sz w:val="24"/>
          <w:szCs w:val="24"/>
          <w:rtl w:val="0"/>
        </w:rPr>
        <w:t xml:space="preserve">66.1 [62.4–82.2]%</w:t>
      </w:r>
      <w:r w:rsidDel="00000000" w:rsidR="00000000" w:rsidRPr="00000000">
        <w:rPr>
          <w:color w:val="212121"/>
          <w:sz w:val="24"/>
          <w:szCs w:val="24"/>
          <w:rtl w:val="0"/>
        </w:rPr>
        <w:t xml:space="preserve">, time in hypoglycemia (&lt;70 mg/dL) was </w:t>
      </w:r>
      <w:r w:rsidDel="00000000" w:rsidR="00000000" w:rsidRPr="00000000">
        <w:rPr>
          <w:color w:val="212121"/>
          <w:sz w:val="24"/>
          <w:szCs w:val="24"/>
          <w:rtl w:val="0"/>
        </w:rPr>
        <w:t xml:space="preserve">5.3 [2.6–9.2]%</w:t>
      </w:r>
      <w:r w:rsidDel="00000000" w:rsidR="00000000" w:rsidRPr="00000000">
        <w:rPr>
          <w:color w:val="212121"/>
          <w:sz w:val="24"/>
          <w:szCs w:val="24"/>
          <w:rtl w:val="0"/>
        </w:rPr>
        <w:t xml:space="preserve">, time in hyperglycemia (&gt;180 mg/dL) was </w:t>
      </w:r>
      <w:r w:rsidDel="00000000" w:rsidR="00000000" w:rsidRPr="00000000">
        <w:rPr>
          <w:color w:val="212121"/>
          <w:sz w:val="24"/>
          <w:szCs w:val="24"/>
          <w:rtl w:val="0"/>
        </w:rPr>
        <w:t xml:space="preserve">25.3 [14.1–33.8]%</w:t>
      </w:r>
      <w:r w:rsidDel="00000000" w:rsidR="00000000" w:rsidRPr="00000000">
        <w:rPr>
          <w:color w:val="212121"/>
          <w:sz w:val="24"/>
          <w:szCs w:val="24"/>
          <w:rtl w:val="0"/>
        </w:rPr>
        <w:t xml:space="preserve">, and glycemic variability expressed as coefficient of variation (CV) was </w:t>
      </w:r>
      <w:r w:rsidDel="00000000" w:rsidR="00000000" w:rsidRPr="00000000">
        <w:rPr>
          <w:color w:val="212121"/>
          <w:sz w:val="24"/>
          <w:szCs w:val="24"/>
          <w:rtl w:val="0"/>
        </w:rPr>
        <w:t xml:space="preserve">39.9 [34.0–41.7]%</w:t>
      </w:r>
      <w:r w:rsidDel="00000000" w:rsidR="00000000" w:rsidRPr="00000000">
        <w:rPr>
          <w:color w:val="212121"/>
          <w:sz w:val="24"/>
          <w:szCs w:val="24"/>
          <w:rtl w:val="0"/>
        </w:rPr>
        <w:t xml:space="preserve">. On an individual level, the clinical target for time in </w:t>
      </w:r>
      <w:r w:rsidDel="00000000" w:rsidR="00000000" w:rsidRPr="00000000">
        <w:rPr>
          <w:color w:val="212121"/>
          <w:sz w:val="24"/>
          <w:szCs w:val="24"/>
          <w:rtl w:val="0"/>
        </w:rPr>
        <w:t xml:space="preserve">range </w:t>
      </w:r>
      <w:r w:rsidDel="00000000" w:rsidR="00000000" w:rsidRPr="00000000">
        <w:rPr>
          <w:color w:val="212121"/>
          <w:sz w:val="24"/>
          <w:szCs w:val="24"/>
          <w:rtl w:val="0"/>
        </w:rPr>
        <w:t xml:space="preserve">(i.e., &gt;70% </w:t>
      </w:r>
      <w:r w:rsidDel="00000000" w:rsidR="00000000" w:rsidRPr="00000000">
        <w:rPr>
          <w:color w:val="212121"/>
          <w:sz w:val="24"/>
          <w:szCs w:val="24"/>
          <w:rtl w:val="0"/>
        </w:rPr>
        <w:t xml:space="preserve">as recommended by Battelino et al. (16)</w:t>
      </w:r>
      <w:r w:rsidDel="00000000" w:rsidR="00000000" w:rsidRPr="00000000">
        <w:rPr>
          <w:color w:val="212121"/>
          <w:sz w:val="24"/>
          <w:szCs w:val="24"/>
          <w:rtl w:val="0"/>
        </w:rPr>
        <w:t xml:space="preserve">) was met by 5 out of 12 participants, the clinical target for time in hypoglycemia (i.e., &lt;4%) was met by 4 out of 12 participants, and the clinical target for time in hyperglycemia (i.e., &lt;25%) was met by 6 out of 12 participants. A similar number of participants met these clinical targets on training days. However, on competition days, the clinical target for hypoglycemia was met by 7 out of </w:t>
      </w:r>
      <w:r w:rsidDel="00000000" w:rsidR="00000000" w:rsidRPr="00000000">
        <w:rPr>
          <w:color w:val="212121"/>
          <w:sz w:val="24"/>
          <w:szCs w:val="24"/>
          <w:rtl w:val="0"/>
        </w:rPr>
        <w:t xml:space="preserve">11</w:t>
      </w:r>
      <w:r w:rsidDel="00000000" w:rsidR="00000000" w:rsidRPr="00000000">
        <w:rPr>
          <w:color w:val="212121"/>
          <w:sz w:val="24"/>
          <w:szCs w:val="24"/>
          <w:rtl w:val="0"/>
        </w:rPr>
        <w:t xml:space="preserve"> participants (i.e., one participant did not engage in any competitive exercise).</w:t>
      </w:r>
    </w:p>
    <w:p w:rsidR="00000000" w:rsidDel="00000000" w:rsidP="00000000" w:rsidRDefault="00000000" w:rsidRPr="00000000" w14:paraId="0000003E">
      <w:pPr>
        <w:spacing w:after="0" w:line="480" w:lineRule="auto"/>
        <w:ind w:firstLine="720"/>
        <w:jc w:val="both"/>
        <w:rPr>
          <w:sz w:val="24"/>
          <w:szCs w:val="24"/>
        </w:rPr>
      </w:pPr>
      <w:r w:rsidDel="00000000" w:rsidR="00000000" w:rsidRPr="00000000">
        <w:rPr>
          <w:color w:val="212121"/>
          <w:sz w:val="24"/>
          <w:szCs w:val="24"/>
          <w:rtl w:val="0"/>
        </w:rPr>
        <w:t xml:space="preserve">During non-competitive exercise sessions, time in range was </w:t>
      </w:r>
      <w:r w:rsidDel="00000000" w:rsidR="00000000" w:rsidRPr="00000000">
        <w:rPr>
          <w:color w:val="212121"/>
          <w:sz w:val="24"/>
          <w:szCs w:val="24"/>
          <w:rtl w:val="0"/>
        </w:rPr>
        <w:t xml:space="preserve">74.0 [61.8–83.5]%</w:t>
      </w:r>
      <w:r w:rsidDel="00000000" w:rsidR="00000000" w:rsidRPr="00000000">
        <w:rPr>
          <w:color w:val="212121"/>
          <w:sz w:val="24"/>
          <w:szCs w:val="24"/>
          <w:rtl w:val="0"/>
        </w:rPr>
        <w:t xml:space="preserve">, time in hypoglycemia was 4.1 [2.4–8.1]%, time in hyperglycemia was 20.8 [9.3–30.5]%, and glycemic variability was </w:t>
      </w:r>
      <w:r w:rsidDel="00000000" w:rsidR="00000000" w:rsidRPr="00000000">
        <w:rPr>
          <w:color w:val="212121"/>
          <w:sz w:val="24"/>
          <w:szCs w:val="24"/>
          <w:rtl w:val="0"/>
        </w:rPr>
        <w:t xml:space="preserve">37.5 [35.0–44.3]%</w:t>
      </w:r>
      <w:r w:rsidDel="00000000" w:rsidR="00000000" w:rsidRPr="00000000">
        <w:rPr>
          <w:color w:val="212121"/>
          <w:sz w:val="24"/>
          <w:szCs w:val="24"/>
          <w:rtl w:val="0"/>
        </w:rPr>
        <w:t xml:space="preserve">, with 7 out of 12 participants meeting the clinical target for time in range. Competitions were associated with an increase in mean glucose concentration of </w:t>
      </w:r>
      <w:r w:rsidDel="00000000" w:rsidR="00000000" w:rsidRPr="00000000">
        <w:rPr>
          <w:color w:val="212121"/>
          <w:sz w:val="24"/>
          <w:szCs w:val="24"/>
          <w:rtl w:val="0"/>
        </w:rPr>
        <w:t xml:space="preserve">34.1 [25.2–41.9] mg/dL (</w:t>
      </w:r>
      <w:r w:rsidDel="00000000" w:rsidR="00000000" w:rsidRPr="00000000">
        <w:rPr>
          <w:i w:val="1"/>
          <w:color w:val="212121"/>
          <w:sz w:val="24"/>
          <w:szCs w:val="24"/>
          <w:rtl w:val="0"/>
        </w:rPr>
        <w:t xml:space="preserve">p</w:t>
      </w:r>
      <w:r w:rsidDel="00000000" w:rsidR="00000000" w:rsidRPr="00000000">
        <w:rPr>
          <w:color w:val="212121"/>
          <w:sz w:val="24"/>
          <w:szCs w:val="24"/>
          <w:rtl w:val="0"/>
        </w:rPr>
        <w:t xml:space="preserve">&lt;0.001, corresponding to 24.4 [17.7–32.8]%)</w:t>
      </w:r>
      <w:r w:rsidDel="00000000" w:rsidR="00000000" w:rsidRPr="00000000">
        <w:rPr>
          <w:color w:val="212121"/>
          <w:sz w:val="24"/>
          <w:szCs w:val="24"/>
          <w:rtl w:val="0"/>
        </w:rPr>
        <w:t xml:space="preserve"> and a decrease in glycemic variability of 4.2 [3.4–7.8] percentage points (</w:t>
      </w:r>
      <w:r w:rsidDel="00000000" w:rsidR="00000000" w:rsidRPr="00000000">
        <w:rPr>
          <w:i w:val="1"/>
          <w:color w:val="212121"/>
          <w:sz w:val="24"/>
          <w:szCs w:val="24"/>
          <w:rtl w:val="0"/>
        </w:rPr>
        <w:t xml:space="preserve">p</w:t>
      </w:r>
      <w:r w:rsidDel="00000000" w:rsidR="00000000" w:rsidRPr="00000000">
        <w:rPr>
          <w:color w:val="212121"/>
          <w:sz w:val="24"/>
          <w:szCs w:val="24"/>
          <w:rtl w:val="0"/>
        </w:rPr>
        <w:t xml:space="preserve">=0.005)</w:t>
      </w:r>
      <w:r w:rsidDel="00000000" w:rsidR="00000000" w:rsidRPr="00000000">
        <w:rPr>
          <w:color w:val="212121"/>
          <w:sz w:val="24"/>
          <w:szCs w:val="24"/>
          <w:rtl w:val="0"/>
        </w:rPr>
        <w:t xml:space="preserve"> compared to training sessions. Additionally, compared to non-competitive exercise sessions, </w:t>
      </w:r>
      <w:r w:rsidDel="00000000" w:rsidR="00000000" w:rsidRPr="00000000">
        <w:rPr>
          <w:sz w:val="24"/>
          <w:szCs w:val="24"/>
          <w:rtl w:val="0"/>
        </w:rPr>
        <w:t xml:space="preserve">time in range was 14.0 [5.1–17.4] percentage points lower (</w:t>
      </w:r>
      <w:r w:rsidDel="00000000" w:rsidR="00000000" w:rsidRPr="00000000">
        <w:rPr>
          <w:i w:val="1"/>
          <w:sz w:val="24"/>
          <w:szCs w:val="24"/>
          <w:rtl w:val="0"/>
        </w:rPr>
        <w:t xml:space="preserve">p</w:t>
      </w:r>
      <w:r w:rsidDel="00000000" w:rsidR="00000000" w:rsidRPr="00000000">
        <w:rPr>
          <w:sz w:val="24"/>
          <w:szCs w:val="24"/>
          <w:rtl w:val="0"/>
        </w:rPr>
        <w:t xml:space="preserve">=0.008)</w:t>
      </w:r>
      <w:r w:rsidDel="00000000" w:rsidR="00000000" w:rsidRPr="00000000">
        <w:rPr>
          <w:sz w:val="24"/>
          <w:szCs w:val="24"/>
          <w:rtl w:val="0"/>
        </w:rPr>
        <w:t xml:space="preserve">, time in hypoglycemia was 6.9 [2.1–2.6] percentage points lower (</w:t>
      </w:r>
      <w:r w:rsidDel="00000000" w:rsidR="00000000" w:rsidRPr="00000000">
        <w:rPr>
          <w:i w:val="1"/>
          <w:sz w:val="24"/>
          <w:szCs w:val="24"/>
          <w:rtl w:val="0"/>
        </w:rPr>
        <w:t xml:space="preserve">p</w:t>
      </w:r>
      <w:r w:rsidDel="00000000" w:rsidR="00000000" w:rsidRPr="00000000">
        <w:rPr>
          <w:sz w:val="24"/>
          <w:szCs w:val="24"/>
          <w:rtl w:val="0"/>
        </w:rPr>
        <w:t xml:space="preserve">=0.017)</w:t>
      </w:r>
      <w:r w:rsidDel="00000000" w:rsidR="00000000" w:rsidRPr="00000000">
        <w:rPr>
          <w:sz w:val="24"/>
          <w:szCs w:val="24"/>
          <w:rtl w:val="0"/>
        </w:rPr>
        <w:t xml:space="preserve">, and time in hyperglycemia was 16.4 [12.9–24.0] percentage points higher (</w:t>
      </w:r>
      <w:r w:rsidDel="00000000" w:rsidR="00000000" w:rsidRPr="00000000">
        <w:rPr>
          <w:i w:val="1"/>
          <w:sz w:val="24"/>
          <w:szCs w:val="24"/>
          <w:rtl w:val="0"/>
        </w:rPr>
        <w:t xml:space="preserve">p</w:t>
      </w:r>
      <w:r w:rsidDel="00000000" w:rsidR="00000000" w:rsidRPr="00000000">
        <w:rPr>
          <w:sz w:val="24"/>
          <w:szCs w:val="24"/>
          <w:rtl w:val="0"/>
        </w:rPr>
        <w:t xml:space="preserve">&lt;0.001)</w:t>
      </w:r>
      <w:r w:rsidDel="00000000" w:rsidR="00000000" w:rsidRPr="00000000">
        <w:rPr>
          <w:sz w:val="24"/>
          <w:szCs w:val="24"/>
          <w:rtl w:val="0"/>
        </w:rPr>
        <w:t xml:space="preserve"> during competition. </w:t>
      </w:r>
      <w:r w:rsidDel="00000000" w:rsidR="00000000" w:rsidRPr="00000000">
        <w:rPr>
          <w:color w:val="212121"/>
          <w:sz w:val="24"/>
          <w:szCs w:val="24"/>
          <w:rtl w:val="0"/>
        </w:rPr>
        <w:t xml:space="preserve">Hence, during competition, the participants did not meet the</w:t>
      </w:r>
      <w:r w:rsidDel="00000000" w:rsidR="00000000" w:rsidRPr="00000000">
        <w:rPr>
          <w:color w:val="212121"/>
          <w:sz w:val="24"/>
          <w:szCs w:val="24"/>
          <w:rtl w:val="0"/>
        </w:rPr>
        <w:t xml:space="preserve"> clinical targets for time in range (</w:t>
      </w:r>
      <w:r w:rsidDel="00000000" w:rsidR="00000000" w:rsidRPr="00000000">
        <w:rPr>
          <w:i w:val="1"/>
          <w:color w:val="212121"/>
          <w:sz w:val="24"/>
          <w:szCs w:val="24"/>
          <w:rtl w:val="0"/>
        </w:rPr>
        <w:t xml:space="preserve">p</w:t>
      </w:r>
      <w:r w:rsidDel="00000000" w:rsidR="00000000" w:rsidRPr="00000000">
        <w:rPr>
          <w:color w:val="212121"/>
          <w:sz w:val="24"/>
          <w:szCs w:val="24"/>
          <w:rtl w:val="0"/>
        </w:rPr>
        <w:t xml:space="preserve">=0.035)</w:t>
      </w:r>
      <w:r w:rsidDel="00000000" w:rsidR="00000000" w:rsidRPr="00000000">
        <w:rPr>
          <w:color w:val="212121"/>
          <w:sz w:val="24"/>
          <w:szCs w:val="24"/>
          <w:rtl w:val="0"/>
        </w:rPr>
        <w:t xml:space="preserve"> and time in hyperglycemia (</w:t>
      </w:r>
      <w:r w:rsidDel="00000000" w:rsidR="00000000" w:rsidRPr="00000000">
        <w:rPr>
          <w:i w:val="1"/>
          <w:color w:val="212121"/>
          <w:sz w:val="24"/>
          <w:szCs w:val="24"/>
          <w:rtl w:val="0"/>
        </w:rPr>
        <w:t xml:space="preserve">p</w:t>
      </w:r>
      <w:r w:rsidDel="00000000" w:rsidR="00000000" w:rsidRPr="00000000">
        <w:rPr>
          <w:color w:val="212121"/>
          <w:sz w:val="24"/>
          <w:szCs w:val="24"/>
          <w:rtl w:val="0"/>
        </w:rPr>
        <w:t xml:space="preserve">=0.006).</w:t>
      </w:r>
      <w:r w:rsidDel="00000000" w:rsidR="00000000" w:rsidRPr="00000000">
        <w:rPr>
          <w:color w:val="212121"/>
          <w:sz w:val="24"/>
          <w:szCs w:val="24"/>
          <w:rtl w:val="0"/>
        </w:rPr>
        <w:t xml:space="preserve"> Nevertheless, time spent in hypoglycemia during competition was well within clinical targets (</w:t>
      </w:r>
      <w:r w:rsidDel="00000000" w:rsidR="00000000" w:rsidRPr="00000000">
        <w:rPr>
          <w:i w:val="1"/>
          <w:color w:val="212121"/>
          <w:sz w:val="24"/>
          <w:szCs w:val="24"/>
          <w:rtl w:val="0"/>
        </w:rPr>
        <w:t xml:space="preserve">p</w:t>
      </w:r>
      <w:r w:rsidDel="00000000" w:rsidR="00000000" w:rsidRPr="00000000">
        <w:rPr>
          <w:color w:val="212121"/>
          <w:sz w:val="24"/>
          <w:szCs w:val="24"/>
          <w:rtl w:val="0"/>
        </w:rPr>
        <w:t xml:space="preserve">&lt;0.001).</w:t>
      </w:r>
      <w:r w:rsidDel="00000000" w:rsidR="00000000" w:rsidRPr="00000000">
        <w:rPr>
          <w:rtl w:val="0"/>
        </w:rPr>
      </w:r>
    </w:p>
    <w:p w:rsidR="00000000" w:rsidDel="00000000" w:rsidP="00000000" w:rsidRDefault="00000000" w:rsidRPr="00000000" w14:paraId="0000003F">
      <w:pPr>
        <w:spacing w:after="0" w:line="480" w:lineRule="auto"/>
        <w:ind w:firstLine="720"/>
        <w:jc w:val="both"/>
        <w:rPr>
          <w:color w:val="212121"/>
          <w:sz w:val="24"/>
          <w:szCs w:val="24"/>
        </w:rPr>
      </w:pPr>
      <w:r w:rsidDel="00000000" w:rsidR="00000000" w:rsidRPr="00000000">
        <w:rPr>
          <w:sz w:val="24"/>
          <w:szCs w:val="24"/>
          <w:rtl w:val="0"/>
        </w:rPr>
        <w:t xml:space="preserve">During the 4-hour post-exercise recovery phase, time in range was </w:t>
      </w:r>
      <w:r w:rsidDel="00000000" w:rsidR="00000000" w:rsidRPr="00000000">
        <w:rPr>
          <w:sz w:val="24"/>
          <w:szCs w:val="24"/>
          <w:rtl w:val="0"/>
        </w:rPr>
        <w:t xml:space="preserve">67.2 [59.1–72.6]%</w:t>
      </w:r>
      <w:r w:rsidDel="00000000" w:rsidR="00000000" w:rsidRPr="00000000">
        <w:rPr>
          <w:sz w:val="24"/>
          <w:szCs w:val="24"/>
          <w:rtl w:val="0"/>
        </w:rPr>
        <w:t xml:space="preserve">, time in hypoglycemia was 2.7 [1.6–6.1]%, time in hyperglycemia was 29.9 [21.6–34.4]%, and glycemic variability was </w:t>
      </w:r>
      <w:r w:rsidDel="00000000" w:rsidR="00000000" w:rsidRPr="00000000">
        <w:rPr>
          <w:sz w:val="24"/>
          <w:szCs w:val="24"/>
          <w:rtl w:val="0"/>
        </w:rPr>
        <w:t xml:space="preserve">35.5 [32.7–41.9]%</w:t>
      </w:r>
      <w:r w:rsidDel="00000000" w:rsidR="00000000" w:rsidRPr="00000000">
        <w:rPr>
          <w:sz w:val="24"/>
          <w:szCs w:val="24"/>
          <w:rtl w:val="0"/>
        </w:rPr>
        <w:t xml:space="preserve">. Clinical targets for hypoglycemia were met by 8 out of 12 participants. However, the targets for time in range and hyperglycemia during this phase of the day were only met by 3 out of 12 participants. Additionally, the recovery phase following competitive exercise was associated with a slight increase in mean glucose concentrations of 9.6 [-1.7–23.5] mg/dL (</w:t>
      </w:r>
      <w:r w:rsidDel="00000000" w:rsidR="00000000" w:rsidRPr="00000000">
        <w:rPr>
          <w:i w:val="1"/>
          <w:sz w:val="24"/>
          <w:szCs w:val="24"/>
          <w:rtl w:val="0"/>
        </w:rPr>
        <w:t xml:space="preserve">p</w:t>
      </w:r>
      <w:r w:rsidDel="00000000" w:rsidR="00000000" w:rsidRPr="00000000">
        <w:rPr>
          <w:sz w:val="24"/>
          <w:szCs w:val="24"/>
          <w:rtl w:val="0"/>
        </w:rPr>
        <w:t xml:space="preserve">=0.041) compared to recovery following non-competitive exercise. </w:t>
      </w:r>
      <w:r w:rsidDel="00000000" w:rsidR="00000000" w:rsidRPr="00000000">
        <w:rPr>
          <w:rtl w:val="0"/>
        </w:rPr>
      </w:r>
    </w:p>
    <w:p w:rsidR="00000000" w:rsidDel="00000000" w:rsidP="00000000" w:rsidRDefault="00000000" w:rsidRPr="00000000" w14:paraId="00000040">
      <w:pPr>
        <w:spacing w:after="0" w:line="480" w:lineRule="auto"/>
        <w:ind w:firstLine="720"/>
        <w:jc w:val="both"/>
        <w:rPr>
          <w:sz w:val="24"/>
          <w:szCs w:val="24"/>
        </w:rPr>
      </w:pPr>
      <w:r w:rsidDel="00000000" w:rsidR="00000000" w:rsidRPr="00000000">
        <w:rPr>
          <w:sz w:val="24"/>
          <w:szCs w:val="24"/>
          <w:rtl w:val="0"/>
        </w:rPr>
        <w:t xml:space="preserve">During the </w:t>
      </w:r>
      <w:r w:rsidDel="00000000" w:rsidR="00000000" w:rsidRPr="00000000">
        <w:rPr>
          <w:sz w:val="24"/>
          <w:szCs w:val="24"/>
          <w:rtl w:val="0"/>
        </w:rPr>
        <w:t xml:space="preserve">nocturnal </w:t>
      </w:r>
      <w:r w:rsidDel="00000000" w:rsidR="00000000" w:rsidRPr="00000000">
        <w:rPr>
          <w:sz w:val="24"/>
          <w:szCs w:val="24"/>
          <w:rtl w:val="0"/>
        </w:rPr>
        <w:t xml:space="preserve">phase, the percentage of time in range was </w:t>
      </w:r>
      <w:r w:rsidDel="00000000" w:rsidR="00000000" w:rsidRPr="00000000">
        <w:rPr>
          <w:sz w:val="24"/>
          <w:szCs w:val="24"/>
          <w:rtl w:val="0"/>
        </w:rPr>
        <w:t xml:space="preserve">72.4 [62.4–80.7]%</w:t>
      </w:r>
      <w:r w:rsidDel="00000000" w:rsidR="00000000" w:rsidRPr="00000000">
        <w:rPr>
          <w:sz w:val="24"/>
          <w:szCs w:val="24"/>
          <w:rtl w:val="0"/>
        </w:rPr>
        <w:t xml:space="preserve">, time in hypoglycemia was 9.4 [3.5–15.1]%, time in hyperglycemia was 17.2 [12.3–23.1]%, and glycemic variability was </w:t>
      </w:r>
      <w:r w:rsidDel="00000000" w:rsidR="00000000" w:rsidRPr="00000000">
        <w:rPr>
          <w:sz w:val="24"/>
          <w:szCs w:val="24"/>
          <w:rtl w:val="0"/>
        </w:rPr>
        <w:t xml:space="preserve">40.3 [36.0–46.8]%.</w:t>
      </w:r>
      <w:r w:rsidDel="00000000" w:rsidR="00000000" w:rsidRPr="00000000">
        <w:rPr>
          <w:sz w:val="24"/>
          <w:szCs w:val="24"/>
          <w:rtl w:val="0"/>
        </w:rPr>
        <w:t xml:space="preserve"> Here, the clinical targets for time in range and time in L2 hyperglycemia (i.e., &lt;5% for L2 hyperglycemia) were met by 7 out of 12 participants. Additionally, 10 participants met the target for time in L1 hyperglycemia (i.e., a target of &lt;20%). However, the participants did not meet the target for time in nocturnal hypoglycemia after training days (</w:t>
      </w:r>
      <w:r w:rsidDel="00000000" w:rsidR="00000000" w:rsidRPr="00000000">
        <w:rPr>
          <w:i w:val="1"/>
          <w:sz w:val="24"/>
          <w:szCs w:val="24"/>
          <w:rtl w:val="0"/>
        </w:rPr>
        <w:t xml:space="preserve">p</w:t>
      </w:r>
      <w:r w:rsidDel="00000000" w:rsidR="00000000" w:rsidRPr="00000000">
        <w:rPr>
          <w:sz w:val="24"/>
          <w:szCs w:val="24"/>
          <w:rtl w:val="0"/>
        </w:rPr>
        <w:t xml:space="preserve">=0.016). Time in nocturnal hypoglycemia was </w:t>
      </w:r>
      <w:r w:rsidDel="00000000" w:rsidR="00000000" w:rsidRPr="00000000">
        <w:rPr>
          <w:sz w:val="24"/>
          <w:szCs w:val="24"/>
          <w:rtl w:val="0"/>
        </w:rPr>
        <w:t xml:space="preserve">10.5 [3.6–13.8]%</w:t>
      </w:r>
      <w:r w:rsidDel="00000000" w:rsidR="00000000" w:rsidRPr="00000000">
        <w:rPr>
          <w:sz w:val="24"/>
          <w:szCs w:val="24"/>
          <w:rtl w:val="0"/>
        </w:rPr>
        <w:t xml:space="preserve"> after training days and </w:t>
      </w:r>
      <w:r w:rsidDel="00000000" w:rsidR="00000000" w:rsidRPr="00000000">
        <w:rPr>
          <w:sz w:val="24"/>
          <w:szCs w:val="24"/>
          <w:rtl w:val="0"/>
        </w:rPr>
        <w:t xml:space="preserve">4.2 [0.8–12.6]%</w:t>
      </w:r>
      <w:r w:rsidDel="00000000" w:rsidR="00000000" w:rsidRPr="00000000">
        <w:rPr>
          <w:sz w:val="24"/>
          <w:szCs w:val="24"/>
          <w:rtl w:val="0"/>
        </w:rPr>
        <w:t xml:space="preserve"> after competition days.</w:t>
      </w:r>
    </w:p>
    <w:p w:rsidR="00000000" w:rsidDel="00000000" w:rsidP="00000000" w:rsidRDefault="00000000" w:rsidRPr="00000000" w14:paraId="00000041">
      <w:pPr>
        <w:spacing w:after="0" w:line="480" w:lineRule="auto"/>
        <w:ind w:firstLine="720"/>
        <w:jc w:val="both"/>
        <w:rPr>
          <w:sz w:val="24"/>
          <w:szCs w:val="24"/>
        </w:rPr>
      </w:pPr>
      <w:r w:rsidDel="00000000" w:rsidR="00000000" w:rsidRPr="00000000">
        <w:rPr>
          <w:rtl w:val="0"/>
        </w:rPr>
      </w:r>
    </w:p>
    <w:p w:rsidR="00000000" w:rsidDel="00000000" w:rsidP="00000000" w:rsidRDefault="00000000" w:rsidRPr="00000000" w14:paraId="00000042">
      <w:pPr>
        <w:keepNext w:val="1"/>
        <w:spacing w:after="0" w:line="480" w:lineRule="auto"/>
        <w:jc w:val="both"/>
        <w:rPr>
          <w:b w:val="1"/>
          <w:color w:val="212121"/>
          <w:sz w:val="24"/>
          <w:szCs w:val="24"/>
        </w:rPr>
      </w:pPr>
      <w:r w:rsidDel="00000000" w:rsidR="00000000" w:rsidRPr="00000000">
        <w:rPr>
          <w:b w:val="1"/>
          <w:color w:val="212121"/>
          <w:sz w:val="24"/>
          <w:szCs w:val="24"/>
          <w:rtl w:val="0"/>
        </w:rPr>
        <w:t xml:space="preserve">Associations of exercise with dysglycemia</w:t>
      </w:r>
    </w:p>
    <w:p w:rsidR="00000000" w:rsidDel="00000000" w:rsidP="00000000" w:rsidRDefault="00000000" w:rsidRPr="00000000" w14:paraId="00000043">
      <w:pPr>
        <w:spacing w:after="0" w:line="480" w:lineRule="auto"/>
        <w:jc w:val="both"/>
        <w:rPr>
          <w:color w:val="212121"/>
          <w:sz w:val="24"/>
          <w:szCs w:val="24"/>
        </w:rPr>
      </w:pPr>
      <w:sdt>
        <w:sdtPr>
          <w:tag w:val="goog_rdk_16"/>
        </w:sdtPr>
        <w:sdtContent>
          <w:commentRangeStart w:id="13"/>
        </w:sdtContent>
      </w:sdt>
      <w:sdt>
        <w:sdtPr>
          <w:tag w:val="goog_rdk_17"/>
        </w:sdtPr>
        <w:sdtContent>
          <w:commentRangeStart w:id="14"/>
        </w:sdtContent>
      </w:sdt>
      <w:sdt>
        <w:sdtPr>
          <w:tag w:val="goog_rdk_18"/>
        </w:sdtPr>
        <w:sdtContent>
          <w:commentRangeStart w:id="15"/>
        </w:sdtContent>
      </w:sdt>
      <w:sdt>
        <w:sdtPr>
          <w:tag w:val="goog_rdk_19"/>
        </w:sdtPr>
        <w:sdtContent>
          <w:commentRangeStart w:id="16"/>
        </w:sdtContent>
      </w:sdt>
      <w:sdt>
        <w:sdtPr>
          <w:tag w:val="goog_rdk_20"/>
        </w:sdtPr>
        <w:sdtContent>
          <w:commentRangeStart w:id="17"/>
        </w:sdtContent>
      </w:sdt>
      <w:sdt>
        <w:sdtPr>
          <w:tag w:val="goog_rdk_21"/>
        </w:sdtPr>
        <w:sdtContent>
          <w:commentRangeStart w:id="18"/>
        </w:sdtContent>
      </w:sdt>
      <w:sdt>
        <w:sdtPr>
          <w:tag w:val="goog_rdk_22"/>
        </w:sdtPr>
        <w:sdtContent>
          <w:commentRangeStart w:id="19"/>
        </w:sdtContent>
      </w:sdt>
      <w:r w:rsidDel="00000000" w:rsidR="00000000" w:rsidRPr="00000000">
        <w:rPr>
          <w:sz w:val="24"/>
          <w:szCs w:val="24"/>
          <w:rtl w:val="0"/>
        </w:rPr>
        <w:t xml:space="preserve">The </w:t>
      </w:r>
      <w:sdt>
        <w:sdtPr>
          <w:tag w:val="goog_rdk_23"/>
        </w:sdtPr>
        <w:sdtContent>
          <w:del w:author="stefanf1234" w:id="2" w:date="2022-09-06T13:08:58Z">
            <w:r w:rsidDel="00000000" w:rsidR="00000000" w:rsidRPr="00000000">
              <w:rPr>
                <w:sz w:val="24"/>
                <w:szCs w:val="24"/>
                <w:rtl w:val="0"/>
              </w:rPr>
              <w:delText xml:space="preserve">standardized </w:delText>
            </w:r>
          </w:del>
        </w:sdtContent>
      </w:sdt>
      <w:r w:rsidDel="00000000" w:rsidR="00000000" w:rsidRPr="00000000">
        <w:rPr>
          <w:sz w:val="24"/>
          <w:szCs w:val="24"/>
          <w:rtl w:val="0"/>
        </w:rPr>
        <w:t xml:space="preserve">associations</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r w:rsidDel="00000000" w:rsidR="00000000" w:rsidRPr="00000000">
        <w:rPr>
          <w:sz w:val="24"/>
          <w:szCs w:val="24"/>
          <w:rtl w:val="0"/>
        </w:rPr>
        <w:t xml:space="preserve"> of exercise-related factors with the occurrence of hypo- and hyperglycemia during exercise, recovery, and sleep are shown in Figure 2. There are several statistically significant</w:t>
      </w:r>
      <w:r w:rsidDel="00000000" w:rsidR="00000000" w:rsidRPr="00000000">
        <w:rPr>
          <w:color w:val="212121"/>
          <w:sz w:val="24"/>
          <w:szCs w:val="24"/>
          <w:rtl w:val="0"/>
        </w:rPr>
        <w:t xml:space="preserve"> associations of exercise variables with hyperglycemia during exercise. Exercise with longer duration, higher intensity factor, or higher </w:t>
      </w:r>
      <w:r w:rsidDel="00000000" w:rsidR="00000000" w:rsidRPr="00000000">
        <w:rPr>
          <w:color w:val="212121"/>
          <w:sz w:val="24"/>
          <w:szCs w:val="24"/>
          <w:rtl w:val="0"/>
        </w:rPr>
        <w:t xml:space="preserve">variability</w:t>
      </w:r>
      <w:r w:rsidDel="00000000" w:rsidR="00000000" w:rsidRPr="00000000">
        <w:rPr>
          <w:color w:val="212121"/>
          <w:sz w:val="24"/>
          <w:szCs w:val="24"/>
          <w:rtl w:val="0"/>
        </w:rPr>
        <w:t xml:space="preserve"> index </w:t>
      </w:r>
      <w:r w:rsidDel="00000000" w:rsidR="00000000" w:rsidRPr="00000000">
        <w:rPr>
          <w:color w:val="212121"/>
          <w:sz w:val="24"/>
          <w:szCs w:val="24"/>
          <w:rtl w:val="0"/>
        </w:rPr>
        <w:t xml:space="preserve">was associated with increased odds</w:t>
      </w:r>
      <w:r w:rsidDel="00000000" w:rsidR="00000000" w:rsidRPr="00000000">
        <w:rPr>
          <w:color w:val="212121"/>
          <w:sz w:val="24"/>
          <w:szCs w:val="24"/>
          <w:rtl w:val="0"/>
        </w:rPr>
        <w:t xml:space="preserve"> of hyperglycemia during exercise</w:t>
      </w:r>
      <w:r w:rsidDel="00000000" w:rsidR="00000000" w:rsidRPr="00000000">
        <w:rPr>
          <w:color w:val="212121"/>
          <w:sz w:val="24"/>
          <w:szCs w:val="24"/>
          <w:rtl w:val="0"/>
        </w:rPr>
        <w:t xml:space="preserve"> (</w:t>
      </w:r>
      <w:r w:rsidDel="00000000" w:rsidR="00000000" w:rsidRPr="00000000">
        <w:rPr>
          <w:i w:val="1"/>
          <w:color w:val="212121"/>
          <w:sz w:val="24"/>
          <w:szCs w:val="24"/>
          <w:rtl w:val="0"/>
        </w:rPr>
        <w:t xml:space="preserve">p</w:t>
      </w:r>
      <w:r w:rsidDel="00000000" w:rsidR="00000000" w:rsidRPr="00000000">
        <w:rPr>
          <w:color w:val="212121"/>
          <w:sz w:val="24"/>
          <w:szCs w:val="24"/>
          <w:rtl w:val="0"/>
        </w:rPr>
        <w:t xml:space="preserve">&lt;0.001 each)</w:t>
      </w:r>
      <w:r w:rsidDel="00000000" w:rsidR="00000000" w:rsidRPr="00000000">
        <w:rPr>
          <w:color w:val="212121"/>
          <w:sz w:val="24"/>
          <w:szCs w:val="24"/>
          <w:rtl w:val="0"/>
        </w:rPr>
        <w:t xml:space="preserve">. In addition, higher heart rate- and higher power zones had stronger associations with hyperglycemia during exercise. Additionally, competitions were positively associated with hyperglycemia during exercise </w:t>
      </w:r>
      <w:r w:rsidDel="00000000" w:rsidR="00000000" w:rsidRPr="00000000">
        <w:rPr>
          <w:color w:val="212121"/>
          <w:sz w:val="24"/>
          <w:szCs w:val="24"/>
          <w:rtl w:val="0"/>
        </w:rPr>
        <w:t xml:space="preserve">(</w:t>
      </w:r>
      <w:r w:rsidDel="00000000" w:rsidR="00000000" w:rsidRPr="00000000">
        <w:rPr>
          <w:i w:val="1"/>
          <w:color w:val="212121"/>
          <w:sz w:val="24"/>
          <w:szCs w:val="24"/>
          <w:rtl w:val="0"/>
        </w:rPr>
        <w:t xml:space="preserve">p</w:t>
      </w:r>
      <w:r w:rsidDel="00000000" w:rsidR="00000000" w:rsidRPr="00000000">
        <w:rPr>
          <w:color w:val="212121"/>
          <w:sz w:val="24"/>
          <w:szCs w:val="24"/>
          <w:rtl w:val="0"/>
        </w:rPr>
        <w:t xml:space="preserve">&lt;0.001),</w:t>
      </w:r>
      <w:r w:rsidDel="00000000" w:rsidR="00000000" w:rsidRPr="00000000">
        <w:rPr>
          <w:color w:val="212121"/>
          <w:sz w:val="24"/>
          <w:szCs w:val="24"/>
          <w:rtl w:val="0"/>
        </w:rPr>
        <w:t xml:space="preserve"> and negatively associated with hypoglycemia during exercise </w:t>
      </w:r>
      <w:r w:rsidDel="00000000" w:rsidR="00000000" w:rsidRPr="00000000">
        <w:rPr>
          <w:color w:val="212121"/>
          <w:sz w:val="24"/>
          <w:szCs w:val="24"/>
          <w:rtl w:val="0"/>
        </w:rPr>
        <w:t xml:space="preserve">(</w:t>
      </w:r>
      <w:r w:rsidDel="00000000" w:rsidR="00000000" w:rsidRPr="00000000">
        <w:rPr>
          <w:i w:val="1"/>
          <w:color w:val="212121"/>
          <w:sz w:val="24"/>
          <w:szCs w:val="24"/>
          <w:rtl w:val="0"/>
        </w:rPr>
        <w:t xml:space="preserve">p</w:t>
      </w:r>
      <w:r w:rsidDel="00000000" w:rsidR="00000000" w:rsidRPr="00000000">
        <w:rPr>
          <w:color w:val="212121"/>
          <w:sz w:val="24"/>
          <w:szCs w:val="24"/>
          <w:rtl w:val="0"/>
        </w:rPr>
        <w:t xml:space="preserve">&lt;0.001)</w:t>
      </w:r>
      <w:r w:rsidDel="00000000" w:rsidR="00000000" w:rsidRPr="00000000">
        <w:rPr>
          <w:color w:val="212121"/>
          <w:sz w:val="24"/>
          <w:szCs w:val="24"/>
          <w:rtl w:val="0"/>
        </w:rPr>
        <w:t xml:space="preserve">. </w:t>
      </w:r>
    </w:p>
    <w:p w:rsidR="00000000" w:rsidDel="00000000" w:rsidP="00000000" w:rsidRDefault="00000000" w:rsidRPr="00000000" w14:paraId="00000044">
      <w:pPr>
        <w:spacing w:after="0" w:line="480" w:lineRule="auto"/>
        <w:ind w:firstLine="720"/>
        <w:jc w:val="both"/>
        <w:rPr>
          <w:sz w:val="24"/>
          <w:szCs w:val="24"/>
        </w:rPr>
      </w:pPr>
      <w:r w:rsidDel="00000000" w:rsidR="00000000" w:rsidRPr="00000000">
        <w:rPr>
          <w:sz w:val="24"/>
          <w:szCs w:val="24"/>
          <w:rtl w:val="0"/>
        </w:rPr>
        <w:t xml:space="preserve">During the recovery phase, the odds of hyperglycemia were significantly associated with duration</w:t>
      </w:r>
      <w:r w:rsidDel="00000000" w:rsidR="00000000" w:rsidRPr="00000000">
        <w:rPr>
          <w:sz w:val="24"/>
          <w:szCs w:val="24"/>
          <w:rtl w:val="0"/>
        </w:rPr>
        <w:t xml:space="preserve"> (OR 0.81 [0.71–0.93]; </w:t>
      </w:r>
      <w:r w:rsidDel="00000000" w:rsidR="00000000" w:rsidRPr="00000000">
        <w:rPr>
          <w:i w:val="1"/>
          <w:sz w:val="24"/>
          <w:szCs w:val="24"/>
          <w:rtl w:val="0"/>
        </w:rPr>
        <w:t xml:space="preserve">p</w:t>
      </w:r>
      <w:r w:rsidDel="00000000" w:rsidR="00000000" w:rsidRPr="00000000">
        <w:rPr>
          <w:sz w:val="24"/>
          <w:szCs w:val="24"/>
          <w:rtl w:val="0"/>
        </w:rPr>
        <w:t xml:space="preserve">=0.002)</w:t>
      </w:r>
      <w:r w:rsidDel="00000000" w:rsidR="00000000" w:rsidRPr="00000000">
        <w:rPr>
          <w:sz w:val="24"/>
          <w:szCs w:val="24"/>
          <w:rtl w:val="0"/>
        </w:rPr>
        <w:t xml:space="preserve"> and variability index </w:t>
      </w:r>
      <w:r w:rsidDel="00000000" w:rsidR="00000000" w:rsidRPr="00000000">
        <w:rPr>
          <w:sz w:val="24"/>
          <w:szCs w:val="24"/>
          <w:rtl w:val="0"/>
        </w:rPr>
        <w:t xml:space="preserve">(OR 1.16 [1.01–1.34]; </w:t>
      </w:r>
      <w:r w:rsidDel="00000000" w:rsidR="00000000" w:rsidRPr="00000000">
        <w:rPr>
          <w:i w:val="1"/>
          <w:sz w:val="24"/>
          <w:szCs w:val="24"/>
          <w:rtl w:val="0"/>
        </w:rPr>
        <w:t xml:space="preserve">p</w:t>
      </w:r>
      <w:r w:rsidDel="00000000" w:rsidR="00000000" w:rsidRPr="00000000">
        <w:rPr>
          <w:sz w:val="24"/>
          <w:szCs w:val="24"/>
          <w:rtl w:val="0"/>
        </w:rPr>
        <w:t xml:space="preserve">=0.034)</w:t>
      </w:r>
      <w:r w:rsidDel="00000000" w:rsidR="00000000" w:rsidRPr="00000000">
        <w:rPr>
          <w:sz w:val="24"/>
          <w:szCs w:val="24"/>
          <w:rtl w:val="0"/>
        </w:rPr>
        <w:t xml:space="preserve">. Additionally, significant negative associations between hyperglycemia during recovery and time in </w:t>
      </w:r>
      <w:r w:rsidDel="00000000" w:rsidR="00000000" w:rsidRPr="00000000">
        <w:rPr>
          <w:sz w:val="24"/>
          <w:szCs w:val="24"/>
          <w:rtl w:val="0"/>
        </w:rPr>
        <w:t xml:space="preserve">endurance- and tempo heart rate</w:t>
      </w:r>
      <w:r w:rsidDel="00000000" w:rsidR="00000000" w:rsidRPr="00000000">
        <w:rPr>
          <w:sz w:val="24"/>
          <w:szCs w:val="24"/>
          <w:rtl w:val="0"/>
        </w:rPr>
        <w:t xml:space="preserve">- and power zones were found. </w:t>
      </w:r>
    </w:p>
    <w:p w:rsidR="00000000" w:rsidDel="00000000" w:rsidP="00000000" w:rsidRDefault="00000000" w:rsidRPr="00000000" w14:paraId="00000045">
      <w:pPr>
        <w:spacing w:after="0" w:line="480" w:lineRule="auto"/>
        <w:ind w:firstLine="720"/>
        <w:jc w:val="both"/>
        <w:rPr>
          <w:sz w:val="24"/>
          <w:szCs w:val="24"/>
        </w:rPr>
      </w:pPr>
      <w:r w:rsidDel="00000000" w:rsidR="00000000" w:rsidRPr="00000000">
        <w:rPr>
          <w:sz w:val="24"/>
          <w:szCs w:val="24"/>
          <w:rtl w:val="0"/>
        </w:rPr>
        <w:t xml:space="preserve">Finally, only few significant associations of exercise variables with dysglycemia during sleep were found. </w:t>
      </w:r>
      <w:r w:rsidDel="00000000" w:rsidR="00000000" w:rsidRPr="00000000">
        <w:rPr>
          <w:color w:val="212121"/>
          <w:sz w:val="24"/>
          <w:szCs w:val="24"/>
          <w:rtl w:val="0"/>
        </w:rPr>
        <w:t xml:space="preserve">Significant positive associations with nocturnal hypoglycemia were found for time in endurance- and tempo heart rate- and power zones.</w:t>
      </w:r>
      <w:r w:rsidDel="00000000" w:rsidR="00000000" w:rsidRPr="00000000">
        <w:rPr>
          <w:rtl w:val="0"/>
        </w:rPr>
      </w:r>
    </w:p>
    <w:p w:rsidR="00000000" w:rsidDel="00000000" w:rsidP="00000000" w:rsidRDefault="00000000" w:rsidRPr="00000000" w14:paraId="00000046">
      <w:pPr>
        <w:spacing w:after="0" w:line="480" w:lineRule="auto"/>
        <w:jc w:val="both"/>
        <w:rPr>
          <w:b w:val="1"/>
          <w:color w:val="212121"/>
          <w:sz w:val="24"/>
          <w:szCs w:val="24"/>
        </w:rPr>
      </w:pPr>
      <w:r w:rsidDel="00000000" w:rsidR="00000000" w:rsidRPr="00000000">
        <w:rPr>
          <w:rtl w:val="0"/>
        </w:rPr>
      </w:r>
    </w:p>
    <w:p w:rsidR="00000000" w:rsidDel="00000000" w:rsidP="00000000" w:rsidRDefault="00000000" w:rsidRPr="00000000" w14:paraId="00000047">
      <w:pPr>
        <w:keepNext w:val="1"/>
        <w:spacing w:after="0" w:line="480" w:lineRule="auto"/>
        <w:jc w:val="both"/>
        <w:rPr>
          <w:b w:val="1"/>
          <w:color w:val="212121"/>
          <w:sz w:val="24"/>
          <w:szCs w:val="24"/>
        </w:rPr>
      </w:pPr>
      <w:r w:rsidDel="00000000" w:rsidR="00000000" w:rsidRPr="00000000">
        <w:rPr>
          <w:b w:val="1"/>
          <w:color w:val="212121"/>
          <w:sz w:val="24"/>
          <w:szCs w:val="24"/>
          <w:rtl w:val="0"/>
        </w:rPr>
        <w:t xml:space="preserve">CONCLUSIONS</w:t>
      </w:r>
      <w:r w:rsidDel="00000000" w:rsidR="00000000" w:rsidRPr="00000000">
        <w:rPr>
          <w:rtl w:val="0"/>
        </w:rPr>
      </w:r>
    </w:p>
    <w:p w:rsidR="00000000" w:rsidDel="00000000" w:rsidP="00000000" w:rsidRDefault="00000000" w:rsidRPr="00000000" w14:paraId="00000048">
      <w:pPr>
        <w:spacing w:after="0" w:line="480" w:lineRule="auto"/>
        <w:jc w:val="both"/>
        <w:rPr>
          <w:b w:val="1"/>
          <w:sz w:val="24"/>
          <w:szCs w:val="24"/>
        </w:rPr>
      </w:pPr>
      <w:r w:rsidDel="00000000" w:rsidR="00000000" w:rsidRPr="00000000">
        <w:rPr>
          <w:sz w:val="24"/>
          <w:szCs w:val="24"/>
          <w:rtl w:val="0"/>
        </w:rPr>
        <w:t xml:space="preserve">This is the first study to report on the glycemic control of professional athletes with type 1 diabetes over a prolonged study period of an entire competitive season. This </w:t>
      </w:r>
      <w:r w:rsidDel="00000000" w:rsidR="00000000" w:rsidRPr="00000000">
        <w:rPr>
          <w:sz w:val="24"/>
          <w:szCs w:val="24"/>
          <w:rtl w:val="0"/>
        </w:rPr>
        <w:t xml:space="preserve">allows for </w:t>
      </w:r>
      <w:r w:rsidDel="00000000" w:rsidR="00000000" w:rsidRPr="00000000">
        <w:rPr>
          <w:sz w:val="24"/>
          <w:szCs w:val="24"/>
          <w:rtl w:val="0"/>
        </w:rPr>
        <w:t xml:space="preserve">novel insight into the associations of training and competitive exercise with glycemia of high-performance endurance athletes with type 1 diabetes on MDI. The most important findings of this analysis are four-fold. First, despite the physical demands of high-performance endurance exercise, the overall percentage of time in range (70–180 mg/dL) was </w:t>
      </w:r>
      <w:r w:rsidDel="00000000" w:rsidR="00000000" w:rsidRPr="00000000">
        <w:rPr>
          <w:color w:val="212121"/>
          <w:sz w:val="24"/>
          <w:szCs w:val="24"/>
          <w:rtl w:val="0"/>
        </w:rPr>
        <w:t xml:space="preserve">66.1 [62.4–82.2]%</w:t>
      </w:r>
      <w:r w:rsidDel="00000000" w:rsidR="00000000" w:rsidRPr="00000000">
        <w:rPr>
          <w:color w:val="212121"/>
          <w:sz w:val="24"/>
          <w:szCs w:val="24"/>
          <w:rtl w:val="0"/>
        </w:rPr>
        <w:t xml:space="preserve"> </w:t>
      </w:r>
      <w:r w:rsidDel="00000000" w:rsidR="00000000" w:rsidRPr="00000000">
        <w:rPr>
          <w:sz w:val="24"/>
          <w:szCs w:val="24"/>
          <w:rtl w:val="0"/>
        </w:rPr>
        <w:t xml:space="preserve">with 5 out of 12 participants meeting the clinical recommendations for time in range. Second, during non-competitive training sessions, 7 out of 12 participants spent over 70% of time in range. Conversely, competitive exercise events were associated with a</w:t>
      </w:r>
      <w:r w:rsidDel="00000000" w:rsidR="00000000" w:rsidRPr="00000000">
        <w:rPr>
          <w:color w:val="212121"/>
          <w:sz w:val="24"/>
          <w:szCs w:val="24"/>
          <w:rtl w:val="0"/>
        </w:rPr>
        <w:t xml:space="preserve"> </w:t>
      </w:r>
      <w:r w:rsidDel="00000000" w:rsidR="00000000" w:rsidRPr="00000000">
        <w:rPr>
          <w:color w:val="212121"/>
          <w:sz w:val="24"/>
          <w:szCs w:val="24"/>
          <w:rtl w:val="0"/>
        </w:rPr>
        <w:t xml:space="preserve">24.4 [17.7–32.8]%</w:t>
      </w:r>
      <w:r w:rsidDel="00000000" w:rsidR="00000000" w:rsidRPr="00000000">
        <w:rPr>
          <w:color w:val="212121"/>
          <w:sz w:val="24"/>
          <w:szCs w:val="24"/>
          <w:rtl w:val="0"/>
        </w:rPr>
        <w:t xml:space="preserve"> (</w:t>
      </w:r>
      <w:r w:rsidDel="00000000" w:rsidR="00000000" w:rsidRPr="00000000">
        <w:rPr>
          <w:i w:val="1"/>
          <w:color w:val="212121"/>
          <w:sz w:val="24"/>
          <w:szCs w:val="24"/>
          <w:rtl w:val="0"/>
        </w:rPr>
        <w:t xml:space="preserve">p</w:t>
      </w:r>
      <w:r w:rsidDel="00000000" w:rsidR="00000000" w:rsidRPr="00000000">
        <w:rPr>
          <w:color w:val="212121"/>
          <w:sz w:val="24"/>
          <w:szCs w:val="24"/>
          <w:rtl w:val="0"/>
        </w:rPr>
        <w:t xml:space="preserve">&lt;0.001)</w:t>
      </w:r>
      <w:r w:rsidDel="00000000" w:rsidR="00000000" w:rsidRPr="00000000">
        <w:rPr>
          <w:sz w:val="24"/>
          <w:szCs w:val="24"/>
          <w:rtl w:val="0"/>
        </w:rPr>
        <w:t xml:space="preserve"> increase in glucose concentrations compared to non-competitive exercise, where participants did not meet clinical targets for time in range </w:t>
      </w:r>
      <w:r w:rsidDel="00000000" w:rsidR="00000000" w:rsidRPr="00000000">
        <w:rPr>
          <w:color w:val="212121"/>
          <w:sz w:val="24"/>
          <w:szCs w:val="24"/>
          <w:rtl w:val="0"/>
        </w:rPr>
        <w:t xml:space="preserve">(</w:t>
      </w:r>
      <w:r w:rsidDel="00000000" w:rsidR="00000000" w:rsidRPr="00000000">
        <w:rPr>
          <w:i w:val="1"/>
          <w:color w:val="212121"/>
          <w:sz w:val="24"/>
          <w:szCs w:val="24"/>
          <w:rtl w:val="0"/>
        </w:rPr>
        <w:t xml:space="preserve">p</w:t>
      </w:r>
      <w:r w:rsidDel="00000000" w:rsidR="00000000" w:rsidRPr="00000000">
        <w:rPr>
          <w:color w:val="212121"/>
          <w:sz w:val="24"/>
          <w:szCs w:val="24"/>
          <w:rtl w:val="0"/>
        </w:rPr>
        <w:t xml:space="preserve">=0.035</w:t>
      </w:r>
      <w:r w:rsidDel="00000000" w:rsidR="00000000" w:rsidRPr="00000000">
        <w:rPr>
          <w:color w:val="212121"/>
          <w:sz w:val="24"/>
          <w:szCs w:val="24"/>
          <w:rtl w:val="0"/>
        </w:rPr>
        <w:t xml:space="preserve">)</w:t>
      </w:r>
      <w:r w:rsidDel="00000000" w:rsidR="00000000" w:rsidRPr="00000000">
        <w:rPr>
          <w:sz w:val="24"/>
          <w:szCs w:val="24"/>
          <w:rtl w:val="0"/>
        </w:rPr>
        <w:t xml:space="preserve"> and time in hyperglycemia (</w:t>
      </w:r>
      <w:r w:rsidDel="00000000" w:rsidR="00000000" w:rsidRPr="00000000">
        <w:rPr>
          <w:i w:val="1"/>
          <w:color w:val="212121"/>
          <w:sz w:val="24"/>
          <w:szCs w:val="24"/>
          <w:rtl w:val="0"/>
        </w:rPr>
        <w:t xml:space="preserve">p</w:t>
      </w:r>
      <w:r w:rsidDel="00000000" w:rsidR="00000000" w:rsidRPr="00000000">
        <w:rPr>
          <w:color w:val="212121"/>
          <w:sz w:val="24"/>
          <w:szCs w:val="24"/>
          <w:rtl w:val="0"/>
        </w:rPr>
        <w:t xml:space="preserve">=0.006)</w:t>
      </w:r>
      <w:r w:rsidDel="00000000" w:rsidR="00000000" w:rsidRPr="00000000">
        <w:rPr>
          <w:sz w:val="24"/>
          <w:szCs w:val="24"/>
          <w:rtl w:val="0"/>
        </w:rPr>
        <w:t xml:space="preserve">, but time in hypoglycemia </w:t>
      </w:r>
      <w:r w:rsidDel="00000000" w:rsidR="00000000" w:rsidRPr="00000000">
        <w:rPr>
          <w:sz w:val="24"/>
          <w:szCs w:val="24"/>
          <w:rtl w:val="0"/>
        </w:rPr>
        <w:t xml:space="preserve">(&gt;180 mg/dL)</w:t>
      </w:r>
      <w:r w:rsidDel="00000000" w:rsidR="00000000" w:rsidRPr="00000000">
        <w:rPr>
          <w:sz w:val="24"/>
          <w:szCs w:val="24"/>
          <w:rtl w:val="0"/>
        </w:rPr>
        <w:t xml:space="preserve"> was well within clinical targets (</w:t>
      </w:r>
      <w:r w:rsidDel="00000000" w:rsidR="00000000" w:rsidRPr="00000000">
        <w:rPr>
          <w:i w:val="1"/>
          <w:sz w:val="24"/>
          <w:szCs w:val="24"/>
          <w:rtl w:val="0"/>
        </w:rPr>
        <w:t xml:space="preserve">p</w:t>
      </w:r>
      <w:r w:rsidDel="00000000" w:rsidR="00000000" w:rsidRPr="00000000">
        <w:rPr>
          <w:sz w:val="24"/>
          <w:szCs w:val="24"/>
          <w:rtl w:val="0"/>
        </w:rPr>
        <w:t xml:space="preserve">&lt;0.001). Hyperglycemia during competitive- and non-competitive </w:t>
      </w:r>
      <w:r w:rsidDel="00000000" w:rsidR="00000000" w:rsidRPr="00000000">
        <w:rPr>
          <w:sz w:val="24"/>
          <w:szCs w:val="24"/>
          <w:rtl w:val="0"/>
        </w:rPr>
        <w:t xml:space="preserve">exercise</w:t>
      </w:r>
      <w:r w:rsidDel="00000000" w:rsidR="00000000" w:rsidRPr="00000000">
        <w:rPr>
          <w:sz w:val="24"/>
          <w:szCs w:val="24"/>
          <w:rtl w:val="0"/>
        </w:rPr>
        <w:t xml:space="preserve"> was significantly associated with longer duration, higher intensity factor, and higher variability index, where higher heart rate- and power zones had stronger associations with hyperglycemia during exercise. Third, in the 4-hour post-exercise recovery period, there was a tendency towards hyperglycemia for both training and competition days, which was positively associated with variability index and negatively associated with duration and time in endurance- and tempo heart rate- and power zones. Fourth, participants did not meet the clinical target for time in hypoglycemia (&lt;70 mg/dL) overnight </w:t>
      </w:r>
      <w:r w:rsidDel="00000000" w:rsidR="00000000" w:rsidRPr="00000000">
        <w:rPr>
          <w:sz w:val="24"/>
          <w:szCs w:val="24"/>
          <w:rtl w:val="0"/>
        </w:rPr>
        <w:t xml:space="preserve">after training days </w:t>
      </w:r>
      <w:r w:rsidDel="00000000" w:rsidR="00000000" w:rsidRPr="00000000">
        <w:rPr>
          <w:sz w:val="24"/>
          <w:szCs w:val="24"/>
          <w:rtl w:val="0"/>
        </w:rPr>
        <w:t xml:space="preserve">(</w:t>
      </w:r>
      <w:r w:rsidDel="00000000" w:rsidR="00000000" w:rsidRPr="00000000">
        <w:rPr>
          <w:i w:val="1"/>
          <w:sz w:val="24"/>
          <w:szCs w:val="24"/>
          <w:rtl w:val="0"/>
        </w:rPr>
        <w:t xml:space="preserve">p</w:t>
      </w:r>
      <w:r w:rsidDel="00000000" w:rsidR="00000000" w:rsidRPr="00000000">
        <w:rPr>
          <w:sz w:val="24"/>
          <w:szCs w:val="24"/>
          <w:rtl w:val="0"/>
        </w:rPr>
        <w:t xml:space="preserve">=0.016). Nocturnal hypoglycemia was positively associated with time in endurance- and tempo zones during the preceding exercise session.</w:t>
      </w:r>
      <w:r w:rsidDel="00000000" w:rsidR="00000000" w:rsidRPr="00000000">
        <w:rPr>
          <w:rtl w:val="0"/>
        </w:rPr>
      </w:r>
    </w:p>
    <w:p w:rsidR="00000000" w:rsidDel="00000000" w:rsidP="00000000" w:rsidRDefault="00000000" w:rsidRPr="00000000" w14:paraId="00000049">
      <w:pPr>
        <w:spacing w:after="0" w:line="480" w:lineRule="auto"/>
        <w:ind w:firstLine="720"/>
        <w:jc w:val="both"/>
        <w:rPr>
          <w:sz w:val="24"/>
          <w:szCs w:val="24"/>
        </w:rPr>
      </w:pPr>
      <w:r w:rsidDel="00000000" w:rsidR="00000000" w:rsidRPr="00000000">
        <w:rPr>
          <w:sz w:val="24"/>
          <w:szCs w:val="24"/>
          <w:rtl w:val="0"/>
        </w:rPr>
        <w:t xml:space="preserve">Over the course of the year, the participants spent on average </w:t>
      </w:r>
      <w:r w:rsidDel="00000000" w:rsidR="00000000" w:rsidRPr="00000000">
        <w:rPr>
          <w:sz w:val="24"/>
          <w:szCs w:val="24"/>
          <w:rtl w:val="0"/>
        </w:rPr>
        <w:t xml:space="preserve">66.1 [62.4–82.2]%</w:t>
      </w:r>
      <w:r w:rsidDel="00000000" w:rsidR="00000000" w:rsidRPr="00000000">
        <w:rPr>
          <w:sz w:val="24"/>
          <w:szCs w:val="24"/>
          <w:rtl w:val="0"/>
        </w:rPr>
        <w:t xml:space="preserve"> of time in range (see Table 1), with a mean HbA</w:t>
      </w:r>
      <w:r w:rsidDel="00000000" w:rsidR="00000000" w:rsidRPr="00000000">
        <w:rPr>
          <w:sz w:val="24"/>
          <w:szCs w:val="24"/>
          <w:vertAlign w:val="subscript"/>
          <w:rtl w:val="0"/>
        </w:rPr>
        <w:t xml:space="preserve">1c</w:t>
      </w:r>
      <w:r w:rsidDel="00000000" w:rsidR="00000000" w:rsidRPr="00000000">
        <w:rPr>
          <w:sz w:val="24"/>
          <w:szCs w:val="24"/>
          <w:rtl w:val="0"/>
        </w:rPr>
        <w:t xml:space="preserve"> of 6.6 [6.5–6.9]%. The values for time in target range over the 24-hour period fall just short of the clinical recommendations (i.e., &gt;70% of daily values within 70–180 mg/dL [3.9–10.0 mmol/L]) (16). Although the median percentage of time in range </w:t>
      </w:r>
      <w:r w:rsidDel="00000000" w:rsidR="00000000" w:rsidRPr="00000000">
        <w:rPr>
          <w:sz w:val="24"/>
          <w:szCs w:val="24"/>
          <w:rtl w:val="0"/>
        </w:rPr>
        <w:t xml:space="preserve">was</w:t>
      </w:r>
      <w:r w:rsidDel="00000000" w:rsidR="00000000" w:rsidRPr="00000000">
        <w:rPr>
          <w:sz w:val="24"/>
          <w:szCs w:val="24"/>
          <w:rtl w:val="0"/>
        </w:rPr>
        <w:t xml:space="preserve"> not above the 70% target, these findings suggest that the participants have developed sound strategies to manage glycemia during training and competition. Nevertheless, </w:t>
      </w:r>
      <w:r w:rsidDel="00000000" w:rsidR="00000000" w:rsidRPr="00000000">
        <w:rPr>
          <w:sz w:val="24"/>
          <w:szCs w:val="24"/>
          <w:highlight w:val="white"/>
          <w:rtl w:val="0"/>
        </w:rPr>
        <w:t xml:space="preserve">o</w:t>
      </w:r>
      <w:r w:rsidDel="00000000" w:rsidR="00000000" w:rsidRPr="00000000">
        <w:rPr>
          <w:sz w:val="24"/>
          <w:szCs w:val="24"/>
          <w:highlight w:val="white"/>
          <w:rtl w:val="0"/>
        </w:rPr>
        <w:t xml:space="preserve">ur findings provide further information on where particular attention on glucose control is needed</w:t>
      </w:r>
      <w:r w:rsidDel="00000000" w:rsidR="00000000" w:rsidRPr="00000000">
        <w:rPr>
          <w:sz w:val="24"/>
          <w:szCs w:val="24"/>
          <w:rtl w:val="0"/>
        </w:rPr>
        <w:t xml:space="preserve">. </w:t>
      </w:r>
    </w:p>
    <w:p w:rsidR="00000000" w:rsidDel="00000000" w:rsidP="00000000" w:rsidRDefault="00000000" w:rsidRPr="00000000" w14:paraId="0000004A">
      <w:pPr>
        <w:spacing w:after="0" w:line="480" w:lineRule="auto"/>
        <w:ind w:firstLine="720"/>
        <w:jc w:val="both"/>
        <w:rPr>
          <w:sz w:val="24"/>
          <w:szCs w:val="24"/>
        </w:rPr>
      </w:pPr>
      <w:r w:rsidDel="00000000" w:rsidR="00000000" w:rsidRPr="00000000">
        <w:rPr>
          <w:sz w:val="24"/>
          <w:szCs w:val="24"/>
          <w:rtl w:val="0"/>
        </w:rPr>
        <w:t xml:space="preserve">During competitive exercise events, we observed significantly elevated glucose concentrations compared to non-competitive exercise events, with greater time in hyperglycemia. The elevated glucose concentrations may be attributed to three factors. First, during competitive events, strict avoidance of hypoglycemia is vital to avoid withdrawal from the competition; therefore, the athletes may deliberately aim for elevated glucose during competition. Second, during competition, the athletes are generally advised to follow a diet that is higher in carbohydrates than during training (17), because it is metabolically more efficient to compete with high carbohydrate availability to promote performance (18-20). Although nutrition and insulin data have been unavailable for this study, previous reports of the Team Novo Nordisk athletes have shown a consumption of </w:t>
      </w:r>
      <w:r w:rsidDel="00000000" w:rsidR="00000000" w:rsidRPr="00000000">
        <w:rPr>
          <w:sz w:val="24"/>
          <w:szCs w:val="24"/>
          <w:highlight w:val="white"/>
          <w:rtl w:val="0"/>
        </w:rPr>
        <w:t xml:space="preserve">76 ± 23 g/h carbohydrates </w:t>
      </w:r>
      <w:r w:rsidDel="00000000" w:rsidR="00000000" w:rsidRPr="00000000">
        <w:rPr>
          <w:sz w:val="24"/>
          <w:szCs w:val="24"/>
          <w:rtl w:val="0"/>
        </w:rPr>
        <w:t xml:space="preserve">during the races of a single 7-day World Tour stage race (7). In a training camp condition, a group of athletes from the same team consumed on average 41.9 ± 6.8 g/h of carbohydrates (12), although this varied greatly, depending on the demands (i.e., time and intensity) of a given training session. Third, the competitive aspect of a race may cause stress-induced changes in glucose metabolism, mediated by an elevation in counter-regulatory hormones (e.g., 21), resulting in hyperglycemia.</w:t>
      </w:r>
    </w:p>
    <w:p w:rsidR="00000000" w:rsidDel="00000000" w:rsidP="00000000" w:rsidRDefault="00000000" w:rsidRPr="00000000" w14:paraId="0000004B">
      <w:pPr>
        <w:spacing w:after="0" w:line="480" w:lineRule="auto"/>
        <w:ind w:firstLine="720"/>
        <w:jc w:val="both"/>
        <w:rPr>
          <w:sz w:val="24"/>
          <w:szCs w:val="24"/>
        </w:rPr>
      </w:pPr>
      <w:r w:rsidDel="00000000" w:rsidR="00000000" w:rsidRPr="00000000">
        <w:rPr>
          <w:sz w:val="24"/>
          <w:szCs w:val="24"/>
          <w:rtl w:val="0"/>
        </w:rPr>
        <w:t xml:space="preserve">Despite the common focus on the risk of dysglycemia during exercise, we observed that most challenges were to be found post-exercise (both short-term and overnight). During the 4-hour post-exercise recovery window, there was a distinct pattern of elevated glucose levels with </w:t>
      </w:r>
      <w:r w:rsidDel="00000000" w:rsidR="00000000" w:rsidRPr="00000000">
        <w:rPr>
          <w:sz w:val="24"/>
          <w:szCs w:val="24"/>
          <w:rtl w:val="0"/>
        </w:rPr>
        <w:t xml:space="preserve">29.9 [21.6–34.4]%</w:t>
      </w:r>
      <w:r w:rsidDel="00000000" w:rsidR="00000000" w:rsidRPr="00000000">
        <w:rPr>
          <w:sz w:val="24"/>
          <w:szCs w:val="24"/>
          <w:rtl w:val="0"/>
        </w:rPr>
        <w:t xml:space="preserve"> of time spent in hyperglycemia. The substantial time in hyperglycemia in the 4-hour post-exercise period may have been due to an increase in carbohydrate consumption during this period, as well as decreased insulin administration after high-intensity </w:t>
      </w:r>
      <w:sdt>
        <w:sdtPr>
          <w:tag w:val="goog_rdk_24"/>
        </w:sdtPr>
        <w:sdtContent>
          <w:commentRangeStart w:id="20"/>
        </w:sdtContent>
      </w:sdt>
      <w:sdt>
        <w:sdtPr>
          <w:tag w:val="goog_rdk_25"/>
        </w:sdtPr>
        <w:sdtContent>
          <w:commentRangeStart w:id="21"/>
        </w:sdtContent>
      </w:sdt>
      <w:r w:rsidDel="00000000" w:rsidR="00000000" w:rsidRPr="00000000">
        <w:rPr>
          <w:sz w:val="24"/>
          <w:szCs w:val="24"/>
          <w:rtl w:val="0"/>
        </w:rPr>
        <w:t xml:space="preserve">exercise</w:t>
      </w:r>
      <w:commentRangeEnd w:id="20"/>
      <w:r w:rsidDel="00000000" w:rsidR="00000000" w:rsidRPr="00000000">
        <w:commentReference w:id="20"/>
      </w:r>
      <w:commentRangeEnd w:id="21"/>
      <w:r w:rsidDel="00000000" w:rsidR="00000000" w:rsidRPr="00000000">
        <w:commentReference w:id="21"/>
      </w:r>
      <w:r w:rsidDel="00000000" w:rsidR="00000000" w:rsidRPr="00000000">
        <w:rPr>
          <w:sz w:val="24"/>
          <w:szCs w:val="24"/>
          <w:rtl w:val="0"/>
        </w:rPr>
        <w:t xml:space="preserve">. However, as we do not have access to nutrition or insulin data, we cannot verify this, and we acknowledge that we can only provide limited reflections on potential causes. These patterns of post-exercise hyperglycemia suggest that the athletes may benefit from implementing a structured post-exercise recovery routine to not only help manage glycemia but potentially maximize training adaptation and recovery (</w:t>
      </w:r>
      <w:r w:rsidDel="00000000" w:rsidR="00000000" w:rsidRPr="00000000">
        <w:rPr>
          <w:rFonts w:ascii="Roboto" w:cs="Roboto" w:eastAsia="Roboto" w:hAnsi="Roboto"/>
          <w:color w:val="212121"/>
          <w:sz w:val="24"/>
          <w:szCs w:val="24"/>
          <w:rtl w:val="0"/>
        </w:rPr>
        <w:t xml:space="preserve">22). </w:t>
      </w:r>
      <w:r w:rsidDel="00000000" w:rsidR="00000000" w:rsidRPr="00000000">
        <w:rPr>
          <w:sz w:val="24"/>
          <w:szCs w:val="24"/>
          <w:rtl w:val="0"/>
        </w:rPr>
        <w:tab/>
      </w:r>
    </w:p>
    <w:p w:rsidR="00000000" w:rsidDel="00000000" w:rsidP="00000000" w:rsidRDefault="00000000" w:rsidRPr="00000000" w14:paraId="0000004C">
      <w:pPr>
        <w:spacing w:after="0" w:line="480" w:lineRule="auto"/>
        <w:ind w:firstLine="720"/>
        <w:jc w:val="both"/>
        <w:rPr>
          <w:b w:val="1"/>
          <w:sz w:val="24"/>
          <w:szCs w:val="24"/>
        </w:rPr>
      </w:pPr>
      <w:r w:rsidDel="00000000" w:rsidR="00000000" w:rsidRPr="00000000">
        <w:rPr>
          <w:sz w:val="24"/>
          <w:szCs w:val="24"/>
          <w:rtl w:val="0"/>
        </w:rPr>
        <w:t xml:space="preserve">During the overnight periods, our analysis shows that hypoglycemia presented challenges on training days but less so on competition days (Table 2). The amount of time spent in hypoglycemia during the nocturnal period is concerning, given the dangerous repercussions of hypoglycemia (23-25) and the increased risk of subsequent hypoglycemia due to blunted counterregulatory response the following day (26). In addition, sleep is critical for athletic performance to optimize the regenerative processes and adaptations that take place during training and competition (27-30). As sleep deficiency has been associated with a range of negative health outcomes (31-32) and impaired athletic performance (30), greater attention may be given to an improvement of overnight glycemic control (especially reducing hypoglycemia) to optimize sleep in athletes with type 1 diabetes. </w:t>
      </w:r>
      <w:r w:rsidDel="00000000" w:rsidR="00000000" w:rsidRPr="00000000">
        <w:rPr>
          <w:rtl w:val="0"/>
        </w:rPr>
      </w:r>
    </w:p>
    <w:p w:rsidR="00000000" w:rsidDel="00000000" w:rsidP="00000000" w:rsidRDefault="00000000" w:rsidRPr="00000000" w14:paraId="0000004D">
      <w:pPr>
        <w:spacing w:after="0" w:line="480" w:lineRule="auto"/>
        <w:ind w:firstLine="720"/>
        <w:jc w:val="both"/>
        <w:rPr>
          <w:sz w:val="24"/>
          <w:szCs w:val="24"/>
        </w:rPr>
      </w:pPr>
      <w:r w:rsidDel="00000000" w:rsidR="00000000" w:rsidRPr="00000000">
        <w:rPr>
          <w:sz w:val="24"/>
          <w:szCs w:val="24"/>
          <w:rtl w:val="0"/>
        </w:rPr>
        <w:t xml:space="preserve">The challenges highlighted by this analysis, particularly in the post-exercise period, raise the question as to whether changing insulin therapy from MDI to an automated insulin delivery (AID) system or other hybrid insulin regimen may optimize glycemic control in athletes with diabetes. </w:t>
      </w:r>
      <w:r w:rsidDel="00000000" w:rsidR="00000000" w:rsidRPr="00000000">
        <w:rPr>
          <w:sz w:val="24"/>
          <w:szCs w:val="24"/>
          <w:rtl w:val="0"/>
        </w:rPr>
        <w:t xml:space="preserve">Hybrid closed-loop systems are known to increase time in range (</w:t>
      </w:r>
      <w:r w:rsidDel="00000000" w:rsidR="00000000" w:rsidRPr="00000000">
        <w:rPr>
          <w:color w:val="212121"/>
          <w:sz w:val="24"/>
          <w:szCs w:val="24"/>
          <w:rtl w:val="0"/>
        </w:rPr>
        <w:t xml:space="preserve">33-35) and quality of life (33, 35) of users. Exercise continues to be a challenge for hybrid closed-loop systems (37-39) due</w:t>
      </w:r>
      <w:r w:rsidDel="00000000" w:rsidR="00000000" w:rsidRPr="00000000">
        <w:rPr>
          <w:rFonts w:ascii="Roboto" w:cs="Roboto" w:eastAsia="Roboto" w:hAnsi="Roboto"/>
          <w:color w:val="212121"/>
          <w:sz w:val="24"/>
          <w:szCs w:val="24"/>
          <w:rtl w:val="0"/>
        </w:rPr>
        <w:t xml:space="preserve"> to the increase in insulin sensitivity and contraction-mediated glucose uptake into the skeletal muscles. </w:t>
      </w:r>
      <w:r w:rsidDel="00000000" w:rsidR="00000000" w:rsidRPr="00000000">
        <w:rPr>
          <w:sz w:val="24"/>
          <w:szCs w:val="24"/>
          <w:rtl w:val="0"/>
        </w:rPr>
        <w:t xml:space="preserve">There are studies that have assessed the efficacy of AID systems during and after exercise (37-39</w:t>
      </w:r>
      <w:r w:rsidDel="00000000" w:rsidR="00000000" w:rsidRPr="00000000">
        <w:rPr>
          <w:rFonts w:ascii="Roboto" w:cs="Roboto" w:eastAsia="Roboto" w:hAnsi="Roboto"/>
          <w:color w:val="212121"/>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some of which demonstrate</w:t>
      </w:r>
      <w:r w:rsidDel="00000000" w:rsidR="00000000" w:rsidRPr="00000000">
        <w:rPr>
          <w:sz w:val="24"/>
          <w:szCs w:val="24"/>
          <w:rtl w:val="0"/>
        </w:rPr>
        <w:t xml:space="preserve"> benefits for improved time in range overnight and during exercise (39-40), even under demanding environmental and unplanned condi­tions (41-42).</w:t>
      </w:r>
      <w:r w:rsidDel="00000000" w:rsidR="00000000" w:rsidRPr="00000000">
        <w:rPr>
          <w:rFonts w:ascii="Roboto" w:cs="Roboto" w:eastAsia="Roboto" w:hAnsi="Roboto"/>
          <w:color w:val="212121"/>
          <w:sz w:val="24"/>
          <w:szCs w:val="24"/>
          <w:rtl w:val="0"/>
        </w:rPr>
        <w:t xml:space="preserve"> </w:t>
      </w:r>
      <w:r w:rsidDel="00000000" w:rsidR="00000000" w:rsidRPr="00000000">
        <w:rPr>
          <w:sz w:val="24"/>
          <w:szCs w:val="24"/>
          <w:rtl w:val="0"/>
        </w:rPr>
        <w:t xml:space="preserve">An alternative suggestion is an “untethered” approach with a hybrid regimen of injected insulin and continuous subcutaneous insulin infusion, and with pump removal during exercise (43). The outcomes of the study by Aronson et al. (43) suggested that the hybrid “untethered” approach may represent a safe and effective insulin delivery regimen, but is yet to be formally tested in athletes with type 1 diabetes in a competitive setting.</w:t>
      </w:r>
      <w:r w:rsidDel="00000000" w:rsidR="00000000" w:rsidRPr="00000000">
        <w:rPr>
          <w:rtl w:val="0"/>
        </w:rPr>
      </w:r>
    </w:p>
    <w:p w:rsidR="00000000" w:rsidDel="00000000" w:rsidP="00000000" w:rsidRDefault="00000000" w:rsidRPr="00000000" w14:paraId="0000004E">
      <w:pPr>
        <w:spacing w:after="0" w:line="480" w:lineRule="auto"/>
        <w:ind w:left="0" w:firstLine="720"/>
        <w:jc w:val="both"/>
        <w:rPr>
          <w:sz w:val="24"/>
          <w:szCs w:val="24"/>
        </w:rPr>
      </w:pPr>
      <w:r w:rsidDel="00000000" w:rsidR="00000000" w:rsidRPr="00000000">
        <w:rPr>
          <w:sz w:val="24"/>
          <w:szCs w:val="24"/>
          <w:rtl w:val="0"/>
        </w:rPr>
        <w:t xml:space="preserve">The key strength of this study is the fact that we report on a unique group of professional athletes with type 1 diabetes who engaged in highly competitive endurance exercise over an entire competitive season and thereby provide novel insights into the glucose control of professional cyclists with type 1 diabetes during a large number of competitive and non-competitive events. Moreover, we aimed to connect the physiological effects of exercise with dysglycemia during and after exercise for this specific group of athletes. In our analysis, we accounted for participant-specific variation in glycemia and physiological responses through multilevel modeling. Nevertheless, we acknowledge certain limitations. Our findings are based on observational data and are not interventional assessments. For this reason, we emphasize that we only report associations, and not causal effects, of individual exercise variables with dysglycemia. Second, the sample size was small and </w:t>
      </w:r>
      <w:r w:rsidDel="00000000" w:rsidR="00000000" w:rsidRPr="00000000">
        <w:rPr>
          <w:sz w:val="24"/>
          <w:szCs w:val="24"/>
          <w:highlight w:val="white"/>
          <w:rtl w:val="0"/>
        </w:rPr>
        <w:t xml:space="preserve">exclusively</w:t>
      </w:r>
      <w:r w:rsidDel="00000000" w:rsidR="00000000" w:rsidRPr="00000000">
        <w:rPr>
          <w:sz w:val="24"/>
          <w:szCs w:val="24"/>
          <w:rtl w:val="0"/>
        </w:rPr>
        <w:t xml:space="preserve"> consisted of </w:t>
      </w:r>
      <w:r w:rsidDel="00000000" w:rsidR="00000000" w:rsidRPr="00000000">
        <w:rPr>
          <w:sz w:val="24"/>
          <w:szCs w:val="24"/>
          <w:highlight w:val="white"/>
          <w:rtl w:val="0"/>
        </w:rPr>
        <w:t xml:space="preserve">young males, thus limiting the generalizability of our findings.</w:t>
      </w:r>
      <w:r w:rsidDel="00000000" w:rsidR="00000000" w:rsidRPr="00000000">
        <w:rPr>
          <w:sz w:val="24"/>
          <w:szCs w:val="24"/>
          <w:rtl w:val="0"/>
        </w:rPr>
        <w:t xml:space="preserve"> Furthermore, we did not have access to insulin and nutritional data in our study. Therefore, we cannot conclude whether the underlying causes of the observed associations of exercise variables with dysglycemia were insulin-, nutrition-, or exercise-related changes in metabolism, or other unknown factors. We therefore remain conservative in the interpretation of our results. Future research may also investigate other characteristics of dysglycemia, such as length or severity of dysglycemic episodes.</w:t>
      </w:r>
    </w:p>
    <w:p w:rsidR="00000000" w:rsidDel="00000000" w:rsidP="00000000" w:rsidRDefault="00000000" w:rsidRPr="00000000" w14:paraId="0000004F">
      <w:pPr>
        <w:spacing w:after="0" w:line="480" w:lineRule="auto"/>
        <w:ind w:firstLine="720"/>
        <w:jc w:val="both"/>
        <w:rPr>
          <w:sz w:val="24"/>
          <w:szCs w:val="24"/>
        </w:rPr>
      </w:pPr>
      <w:r w:rsidDel="00000000" w:rsidR="00000000" w:rsidRPr="00000000">
        <w:rPr>
          <w:sz w:val="24"/>
          <w:szCs w:val="24"/>
          <w:rtl w:val="0"/>
        </w:rPr>
        <w:t xml:space="preserve">In conclusion, we provide insights into the glycemic control of a group of professional athletes with type 1 diabetes over an entire competitive season. </w:t>
      </w:r>
      <w:r w:rsidDel="00000000" w:rsidR="00000000" w:rsidRPr="00000000">
        <w:rPr>
          <w:sz w:val="24"/>
          <w:szCs w:val="24"/>
          <w:highlight w:val="white"/>
          <w:rtl w:val="0"/>
        </w:rPr>
        <w:t xml:space="preserve">These findings may guide supervision of athletes with type 1 diabetes, pointing towards periods where particular focus on glucose management is needed. Particular attention should be given to</w:t>
      </w:r>
      <w:r w:rsidDel="00000000" w:rsidR="00000000" w:rsidRPr="00000000">
        <w:rPr>
          <w:sz w:val="24"/>
          <w:szCs w:val="24"/>
          <w:rtl w:val="0"/>
        </w:rPr>
        <w:t xml:space="preserve"> the post-exercise period, where we report a pattern of hyperglycemia during the 4-hour post exercise recovery window and hypoglycemia overnight, </w:t>
      </w:r>
      <w:r w:rsidDel="00000000" w:rsidR="00000000" w:rsidRPr="00000000">
        <w:rPr>
          <w:sz w:val="24"/>
          <w:szCs w:val="24"/>
          <w:rtl w:val="0"/>
        </w:rPr>
        <w:t xml:space="preserve">specifically</w:t>
      </w:r>
      <w:r w:rsidDel="00000000" w:rsidR="00000000" w:rsidRPr="00000000">
        <w:rPr>
          <w:sz w:val="24"/>
          <w:szCs w:val="24"/>
          <w:rtl w:val="0"/>
        </w:rPr>
        <w:t xml:space="preserve"> on non-competitive training days. These findings will help researchers to develop hypothesis-driven questions around exercise and type 1 diabetes and demonstrate the possibility for remote data collection during endurance exercise events using the latest technology.</w:t>
      </w:r>
    </w:p>
    <w:p w:rsidR="00000000" w:rsidDel="00000000" w:rsidP="00000000" w:rsidRDefault="00000000" w:rsidRPr="00000000" w14:paraId="00000050">
      <w:pPr>
        <w:spacing w:after="0" w:line="480" w:lineRule="auto"/>
        <w:ind w:firstLine="720"/>
        <w:jc w:val="both"/>
        <w:rPr>
          <w:sz w:val="24"/>
          <w:szCs w:val="24"/>
        </w:rPr>
      </w:pPr>
      <w:r w:rsidDel="00000000" w:rsidR="00000000" w:rsidRPr="00000000">
        <w:rPr>
          <w:rtl w:val="0"/>
        </w:rPr>
      </w:r>
    </w:p>
    <w:p w:rsidR="00000000" w:rsidDel="00000000" w:rsidP="00000000" w:rsidRDefault="00000000" w:rsidRPr="00000000" w14:paraId="00000051">
      <w:pPr>
        <w:spacing w:after="0" w:line="480" w:lineRule="auto"/>
        <w:ind w:firstLine="720"/>
        <w:jc w:val="both"/>
        <w:rPr>
          <w:sz w:val="24"/>
          <w:szCs w:val="24"/>
        </w:rPr>
      </w:pPr>
      <w:r w:rsidDel="00000000" w:rsidR="00000000" w:rsidRPr="00000000">
        <w:rPr>
          <w:rtl w:val="0"/>
        </w:rPr>
      </w:r>
    </w:p>
    <w:p w:rsidR="00000000" w:rsidDel="00000000" w:rsidP="00000000" w:rsidRDefault="00000000" w:rsidRPr="00000000" w14:paraId="00000052">
      <w:pPr>
        <w:spacing w:after="0" w:line="480" w:lineRule="auto"/>
        <w:jc w:val="both"/>
        <w:rPr>
          <w:color w:val="980000"/>
          <w:sz w:val="24"/>
          <w:szCs w:val="24"/>
        </w:rPr>
      </w:pPr>
      <w:r w:rsidDel="00000000" w:rsidR="00000000" w:rsidRPr="00000000">
        <w:rPr>
          <w:rtl w:val="0"/>
        </w:rPr>
      </w:r>
    </w:p>
    <w:p w:rsidR="00000000" w:rsidDel="00000000" w:rsidP="00000000" w:rsidRDefault="00000000" w:rsidRPr="00000000" w14:paraId="00000053">
      <w:pPr>
        <w:spacing w:after="0" w:line="48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keepNext w:val="1"/>
        <w:spacing w:after="0" w:line="480" w:lineRule="auto"/>
        <w:rPr>
          <w:b w:val="1"/>
          <w:sz w:val="24"/>
          <w:szCs w:val="24"/>
        </w:rPr>
      </w:pPr>
      <w:r w:rsidDel="00000000" w:rsidR="00000000" w:rsidRPr="00000000">
        <w:rPr>
          <w:b w:val="1"/>
          <w:sz w:val="24"/>
          <w:szCs w:val="24"/>
          <w:rtl w:val="0"/>
        </w:rPr>
        <w:t xml:space="preserve">ACKNOWLEDGEMENTS</w:t>
      </w:r>
    </w:p>
    <w:p w:rsidR="00000000" w:rsidDel="00000000" w:rsidP="00000000" w:rsidRDefault="00000000" w:rsidRPr="00000000" w14:paraId="00000055">
      <w:pPr>
        <w:keepNext w:val="1"/>
        <w:spacing w:after="0" w:line="480" w:lineRule="auto"/>
        <w:jc w:val="both"/>
        <w:rPr>
          <w:b w:val="1"/>
          <w:sz w:val="24"/>
          <w:szCs w:val="24"/>
        </w:rPr>
      </w:pPr>
      <w:r w:rsidDel="00000000" w:rsidR="00000000" w:rsidRPr="00000000">
        <w:rPr>
          <w:b w:val="1"/>
          <w:sz w:val="24"/>
          <w:szCs w:val="24"/>
          <w:rtl w:val="0"/>
        </w:rPr>
        <w:t xml:space="preserve">Contributors</w:t>
      </w:r>
      <w:r w:rsidDel="00000000" w:rsidR="00000000" w:rsidRPr="00000000">
        <w:rPr>
          <w:rtl w:val="0"/>
        </w:rPr>
      </w:r>
    </w:p>
    <w:p w:rsidR="00000000" w:rsidDel="00000000" w:rsidP="00000000" w:rsidRDefault="00000000" w:rsidRPr="00000000" w14:paraId="00000056">
      <w:pPr>
        <w:spacing w:after="0" w:line="480" w:lineRule="auto"/>
        <w:jc w:val="both"/>
        <w:rPr>
          <w:sz w:val="24"/>
          <w:szCs w:val="24"/>
        </w:rPr>
      </w:pPr>
      <w:r w:rsidDel="00000000" w:rsidR="00000000" w:rsidRPr="00000000">
        <w:rPr>
          <w:sz w:val="24"/>
          <w:szCs w:val="24"/>
          <w:rtl w:val="0"/>
        </w:rPr>
        <w:t xml:space="preserve">EW, FW, SNS and CS contributed to the design of the study. EW, FF, KS, CH and SNS contributed to data collection. EW, NB, SFö, MK, FF, SFe and FW contributed to data analysis. EW, FF, TZ, SFe, FW, SNS, CS contributed to the interpretation of study results. EW and SNS prepared the first draft of the manuscript and all authors reviewed and approved the manuscript.</w:t>
      </w:r>
    </w:p>
    <w:p w:rsidR="00000000" w:rsidDel="00000000" w:rsidP="00000000" w:rsidRDefault="00000000" w:rsidRPr="00000000" w14:paraId="00000057">
      <w:pPr>
        <w:spacing w:after="0" w:line="480" w:lineRule="auto"/>
        <w:rPr>
          <w:sz w:val="24"/>
          <w:szCs w:val="24"/>
        </w:rPr>
      </w:pPr>
      <w:r w:rsidDel="00000000" w:rsidR="00000000" w:rsidRPr="00000000">
        <w:rPr>
          <w:rtl w:val="0"/>
        </w:rPr>
      </w:r>
    </w:p>
    <w:p w:rsidR="00000000" w:rsidDel="00000000" w:rsidP="00000000" w:rsidRDefault="00000000" w:rsidRPr="00000000" w14:paraId="00000058">
      <w:pPr>
        <w:keepNext w:val="1"/>
        <w:spacing w:after="0" w:line="480" w:lineRule="auto"/>
        <w:rPr>
          <w:b w:val="1"/>
          <w:sz w:val="24"/>
          <w:szCs w:val="24"/>
        </w:rPr>
      </w:pPr>
      <w:r w:rsidDel="00000000" w:rsidR="00000000" w:rsidRPr="00000000">
        <w:rPr>
          <w:b w:val="1"/>
          <w:sz w:val="24"/>
          <w:szCs w:val="24"/>
          <w:rtl w:val="0"/>
        </w:rPr>
        <w:t xml:space="preserve">Funding</w:t>
      </w:r>
    </w:p>
    <w:p w:rsidR="00000000" w:rsidDel="00000000" w:rsidP="00000000" w:rsidRDefault="00000000" w:rsidRPr="00000000" w14:paraId="00000059">
      <w:pPr>
        <w:spacing w:after="0" w:line="480" w:lineRule="auto"/>
        <w:jc w:val="both"/>
        <w:rPr>
          <w:sz w:val="24"/>
          <w:szCs w:val="24"/>
        </w:rPr>
      </w:pPr>
      <w:r w:rsidDel="00000000" w:rsidR="00000000" w:rsidRPr="00000000">
        <w:rPr>
          <w:sz w:val="24"/>
          <w:szCs w:val="24"/>
          <w:rtl w:val="0"/>
        </w:rPr>
        <w:t xml:space="preserve">Portions of this work were supported by Team Novo Nordisk, Atlanta, GA. Dexcom supplies were provided by Dexcom, San Diego, CA. EvW and SFe acknowledge funding from the Swiss National Science Foundation (SNSF) as part of the Eccellenza grant 186932 on “Data-driven health management”.</w:t>
      </w:r>
    </w:p>
    <w:p w:rsidR="00000000" w:rsidDel="00000000" w:rsidP="00000000" w:rsidRDefault="00000000" w:rsidRPr="00000000" w14:paraId="0000005A">
      <w:pPr>
        <w:spacing w:after="0" w:line="480" w:lineRule="auto"/>
        <w:rPr>
          <w:b w:val="1"/>
          <w:sz w:val="24"/>
          <w:szCs w:val="24"/>
        </w:rPr>
      </w:pPr>
      <w:r w:rsidDel="00000000" w:rsidR="00000000" w:rsidRPr="00000000">
        <w:rPr>
          <w:rtl w:val="0"/>
        </w:rPr>
      </w:r>
    </w:p>
    <w:p w:rsidR="00000000" w:rsidDel="00000000" w:rsidP="00000000" w:rsidRDefault="00000000" w:rsidRPr="00000000" w14:paraId="0000005B">
      <w:pPr>
        <w:keepNext w:val="1"/>
        <w:spacing w:after="0" w:line="480" w:lineRule="auto"/>
        <w:rPr>
          <w:b w:val="1"/>
          <w:sz w:val="24"/>
          <w:szCs w:val="24"/>
        </w:rPr>
      </w:pPr>
      <w:r w:rsidDel="00000000" w:rsidR="00000000" w:rsidRPr="00000000">
        <w:rPr>
          <w:b w:val="1"/>
          <w:sz w:val="24"/>
          <w:szCs w:val="24"/>
          <w:rtl w:val="0"/>
        </w:rPr>
        <w:t xml:space="preserve">Competing interests</w:t>
      </w:r>
    </w:p>
    <w:p w:rsidR="00000000" w:rsidDel="00000000" w:rsidP="00000000" w:rsidRDefault="00000000" w:rsidRPr="00000000" w14:paraId="0000005C">
      <w:pPr>
        <w:spacing w:after="0" w:line="480" w:lineRule="auto"/>
        <w:rPr>
          <w:sz w:val="24"/>
          <w:szCs w:val="24"/>
        </w:rPr>
      </w:pPr>
      <w:r w:rsidDel="00000000" w:rsidR="00000000" w:rsidRPr="00000000">
        <w:rPr>
          <w:sz w:val="24"/>
          <w:szCs w:val="24"/>
          <w:rtl w:val="0"/>
        </w:rPr>
        <w:t xml:space="preserve">None</w:t>
      </w:r>
    </w:p>
    <w:p w:rsidR="00000000" w:rsidDel="00000000" w:rsidP="00000000" w:rsidRDefault="00000000" w:rsidRPr="00000000" w14:paraId="0000005D">
      <w:pPr>
        <w:spacing w:after="0" w:line="480" w:lineRule="auto"/>
        <w:rPr>
          <w:b w:val="1"/>
          <w:sz w:val="24"/>
          <w:szCs w:val="24"/>
        </w:rPr>
      </w:pPr>
      <w:r w:rsidDel="00000000" w:rsidR="00000000" w:rsidRPr="00000000">
        <w:rPr>
          <w:rtl w:val="0"/>
        </w:rPr>
      </w:r>
    </w:p>
    <w:p w:rsidR="00000000" w:rsidDel="00000000" w:rsidP="00000000" w:rsidRDefault="00000000" w:rsidRPr="00000000" w14:paraId="0000005E">
      <w:pPr>
        <w:keepNext w:val="1"/>
        <w:spacing w:after="0" w:line="480" w:lineRule="auto"/>
        <w:rPr>
          <w:b w:val="1"/>
          <w:sz w:val="24"/>
          <w:szCs w:val="24"/>
        </w:rPr>
      </w:pPr>
      <w:r w:rsidDel="00000000" w:rsidR="00000000" w:rsidRPr="00000000">
        <w:rPr>
          <w:b w:val="1"/>
          <w:sz w:val="24"/>
          <w:szCs w:val="24"/>
          <w:rtl w:val="0"/>
        </w:rPr>
        <w:t xml:space="preserve">Patient consent for publication</w:t>
      </w:r>
    </w:p>
    <w:p w:rsidR="00000000" w:rsidDel="00000000" w:rsidP="00000000" w:rsidRDefault="00000000" w:rsidRPr="00000000" w14:paraId="0000005F">
      <w:pPr>
        <w:spacing w:after="0" w:line="480" w:lineRule="auto"/>
        <w:rPr>
          <w:sz w:val="24"/>
          <w:szCs w:val="24"/>
        </w:rPr>
      </w:pPr>
      <w:r w:rsidDel="00000000" w:rsidR="00000000" w:rsidRPr="00000000">
        <w:rPr>
          <w:sz w:val="24"/>
          <w:szCs w:val="24"/>
          <w:rtl w:val="0"/>
        </w:rPr>
        <w:t xml:space="preserve">Yes </w:t>
      </w:r>
    </w:p>
    <w:p w:rsidR="00000000" w:rsidDel="00000000" w:rsidP="00000000" w:rsidRDefault="00000000" w:rsidRPr="00000000" w14:paraId="00000060">
      <w:pPr>
        <w:spacing w:after="0" w:line="480" w:lineRule="auto"/>
        <w:rPr>
          <w:sz w:val="24"/>
          <w:szCs w:val="24"/>
        </w:rPr>
      </w:pPr>
      <w:r w:rsidDel="00000000" w:rsidR="00000000" w:rsidRPr="00000000">
        <w:rPr>
          <w:rtl w:val="0"/>
        </w:rPr>
      </w:r>
    </w:p>
    <w:p w:rsidR="00000000" w:rsidDel="00000000" w:rsidP="00000000" w:rsidRDefault="00000000" w:rsidRPr="00000000" w14:paraId="00000061">
      <w:pPr>
        <w:keepNext w:val="1"/>
        <w:spacing w:after="0" w:line="480" w:lineRule="auto"/>
        <w:rPr>
          <w:b w:val="1"/>
          <w:sz w:val="24"/>
          <w:szCs w:val="24"/>
        </w:rPr>
      </w:pPr>
      <w:r w:rsidDel="00000000" w:rsidR="00000000" w:rsidRPr="00000000">
        <w:rPr>
          <w:b w:val="1"/>
          <w:sz w:val="24"/>
          <w:szCs w:val="24"/>
          <w:rtl w:val="0"/>
        </w:rPr>
        <w:t xml:space="preserve">Ethics approval</w:t>
      </w:r>
    </w:p>
    <w:p w:rsidR="00000000" w:rsidDel="00000000" w:rsidP="00000000" w:rsidRDefault="00000000" w:rsidRPr="00000000" w14:paraId="00000062">
      <w:pPr>
        <w:spacing w:after="0" w:line="480" w:lineRule="auto"/>
        <w:jc w:val="both"/>
        <w:rPr>
          <w:b w:val="1"/>
          <w:sz w:val="24"/>
          <w:szCs w:val="24"/>
        </w:rPr>
      </w:pPr>
      <w:bookmarkStart w:colFirst="0" w:colLast="0" w:name="_heading=h.3znysh7" w:id="0"/>
      <w:bookmarkEnd w:id="0"/>
      <w:r w:rsidDel="00000000" w:rsidR="00000000" w:rsidRPr="00000000">
        <w:rPr>
          <w:sz w:val="24"/>
          <w:szCs w:val="24"/>
          <w:rtl w:val="0"/>
        </w:rPr>
        <w:t xml:space="preserve">The study was performed in accordance with the Declaration of Helsinki and ethical approval was obtained from the Canton of Bern ethics committee (Project ID: 2019-01988). </w:t>
      </w:r>
      <w:r w:rsidDel="00000000" w:rsidR="00000000" w:rsidRPr="00000000">
        <w:rPr>
          <w:color w:val="201f1e"/>
          <w:sz w:val="24"/>
          <w:szCs w:val="24"/>
          <w:rtl w:val="0"/>
        </w:rPr>
        <w:t xml:space="preserve">All participants provided both verbal and written informed consent.</w:t>
      </w:r>
      <w:r w:rsidDel="00000000" w:rsidR="00000000" w:rsidRPr="00000000">
        <w:rPr>
          <w:rtl w:val="0"/>
        </w:rPr>
      </w:r>
    </w:p>
    <w:p w:rsidR="00000000" w:rsidDel="00000000" w:rsidP="00000000" w:rsidRDefault="00000000" w:rsidRPr="00000000" w14:paraId="00000063">
      <w:pPr>
        <w:spacing w:after="0" w:line="480" w:lineRule="auto"/>
        <w:rPr>
          <w:sz w:val="24"/>
          <w:szCs w:val="24"/>
        </w:rPr>
      </w:pPr>
      <w:r w:rsidDel="00000000" w:rsidR="00000000" w:rsidRPr="00000000">
        <w:rPr>
          <w:rtl w:val="0"/>
        </w:rPr>
      </w:r>
    </w:p>
    <w:p w:rsidR="00000000" w:rsidDel="00000000" w:rsidP="00000000" w:rsidRDefault="00000000" w:rsidRPr="00000000" w14:paraId="00000064">
      <w:pPr>
        <w:keepNext w:val="1"/>
        <w:spacing w:after="0" w:line="480" w:lineRule="auto"/>
        <w:jc w:val="both"/>
        <w:rPr>
          <w:b w:val="1"/>
          <w:sz w:val="24"/>
          <w:szCs w:val="24"/>
        </w:rPr>
      </w:pPr>
      <w:r w:rsidDel="00000000" w:rsidR="00000000" w:rsidRPr="00000000">
        <w:rPr>
          <w:b w:val="1"/>
          <w:sz w:val="24"/>
          <w:szCs w:val="24"/>
          <w:rtl w:val="0"/>
        </w:rPr>
        <w:t xml:space="preserve">Patient and Public Involvement Statement</w:t>
      </w:r>
    </w:p>
    <w:p w:rsidR="00000000" w:rsidDel="00000000" w:rsidP="00000000" w:rsidRDefault="00000000" w:rsidRPr="00000000" w14:paraId="00000065">
      <w:pPr>
        <w:spacing w:after="0" w:line="480" w:lineRule="auto"/>
        <w:jc w:val="both"/>
        <w:rPr>
          <w:b w:val="1"/>
          <w:sz w:val="24"/>
          <w:szCs w:val="24"/>
        </w:rPr>
      </w:pPr>
      <w:r w:rsidDel="00000000" w:rsidR="00000000" w:rsidRPr="00000000">
        <w:rPr>
          <w:color w:val="212121"/>
          <w:sz w:val="24"/>
          <w:szCs w:val="24"/>
          <w:highlight w:val="white"/>
          <w:rtl w:val="0"/>
        </w:rPr>
        <w:t xml:space="preserve">The cyclists participating in this study, and the rest of the Team Novo Nordisk staff, have been aware of our research team and its aims since January 2019. As the current study was an observation of current practices, every effort was made to avoid burdening the cyclists through researcher activity. </w:t>
      </w:r>
      <w:r w:rsidDel="00000000" w:rsidR="00000000" w:rsidRPr="00000000">
        <w:br w:type="page"/>
      </w:r>
      <w:r w:rsidDel="00000000" w:rsidR="00000000" w:rsidRPr="00000000">
        <w:rPr>
          <w:rtl w:val="0"/>
        </w:rPr>
      </w:r>
    </w:p>
    <w:p w:rsidR="00000000" w:rsidDel="00000000" w:rsidP="00000000" w:rsidRDefault="00000000" w:rsidRPr="00000000" w14:paraId="00000066">
      <w:pPr>
        <w:keepNext w:val="1"/>
        <w:spacing w:after="0" w:line="480" w:lineRule="auto"/>
        <w:jc w:val="both"/>
        <w:rPr>
          <w:sz w:val="24"/>
          <w:szCs w:val="24"/>
        </w:rPr>
      </w:pPr>
      <w:sdt>
        <w:sdtPr>
          <w:tag w:val="goog_rdk_26"/>
        </w:sdtPr>
        <w:sdtContent>
          <w:commentRangeStart w:id="22"/>
        </w:sdtContent>
      </w:sdt>
      <w:r w:rsidDel="00000000" w:rsidR="00000000" w:rsidRPr="00000000">
        <w:rPr>
          <w:b w:val="1"/>
          <w:sz w:val="24"/>
          <w:szCs w:val="24"/>
          <w:rtl w:val="0"/>
        </w:rPr>
        <w:t xml:space="preserve">REFERENCES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67">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Colberg SR, Sigal RJ, Yardley JE, Dunstan DW, Dempsey PC, Castorino K, Tate DF. Physical activity/exercise and diabetes: A position statement of the American diabetes association. Diabetes Care 2016; 39:2065-2079</w:t>
      </w:r>
    </w:p>
    <w:p w:rsidR="00000000" w:rsidDel="00000000" w:rsidP="00000000" w:rsidRDefault="00000000" w:rsidRPr="00000000" w14:paraId="00000068">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Chetty T, Shetty V, Fournier PA, Jones TW, Davis EA. Exercise management for young people with type 1 diabetes: A structured approach to the exercise consultation. Front. Endocrinol. (Lausanne) 2019;10:326</w:t>
      </w:r>
    </w:p>
    <w:p w:rsidR="00000000" w:rsidDel="00000000" w:rsidP="00000000" w:rsidRDefault="00000000" w:rsidRPr="00000000" w14:paraId="00000069">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Chimen M, Kennedy A, Nirantharakumar K, Pang TT, Narendran P. What are the health benefits of physical activity in type 1 diabetes mellitus? A literature review. Diabetologia 2012;55:542-551</w:t>
      </w:r>
    </w:p>
    <w:p w:rsidR="00000000" w:rsidDel="00000000" w:rsidP="00000000" w:rsidRDefault="00000000" w:rsidRPr="00000000" w14:paraId="0000006A">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Riddell MC, Gallen IW, Smart CE, Adolfsson P, Lumb AN, Rabasa-Lhoret R, McCrimmon RJ, Annan F, Fournier PA, Graham C, Bode B, Galassetti P, Jones TW, Millán IS, Heise T, Peters AL, Laffel LM. Exercise management in type 1 diabetes: a consensus statement. Lancet Diabetes Endocrinol. 2017;5:377-390</w:t>
      </w:r>
    </w:p>
    <w:p w:rsidR="00000000" w:rsidDel="00000000" w:rsidP="00000000" w:rsidRDefault="00000000" w:rsidRPr="00000000" w14:paraId="0000006B">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Lascar N, Kennedy A, Hancock BAJ, Andrews RC, Greenfield SAN. Attitudes and barriers to exercise in adults with type 1 diabetes (T1DM) and how best to address them: a qualitative study. PLoS One 2014;9:e108019</w:t>
      </w:r>
    </w:p>
    <w:p w:rsidR="00000000" w:rsidDel="00000000" w:rsidP="00000000" w:rsidRDefault="00000000" w:rsidRPr="00000000" w14:paraId="0000006C">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Brazeau AS, Rabasa-Lhoret R, Strychar I, Mircescu H. Barriers to physical activity among patients with type 1 diabetes. Diabetes Care 2008;31:2108-2109</w:t>
      </w:r>
    </w:p>
    <w:p w:rsidR="00000000" w:rsidDel="00000000" w:rsidP="00000000" w:rsidRDefault="00000000" w:rsidRPr="00000000" w14:paraId="0000006D">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Scott SN, Christiansen MP, Fontana FY, Bracken RM, Hayes CA, Fisher M, Bode B, Lagrou PH, Southerland P, Riddell MC. Evaluation of factors related to glycemic management in professional cyclists with type 1 diabetes over a 7-day stage race. Diabetes Care 2020;43:1142-1145</w:t>
      </w:r>
    </w:p>
    <w:p w:rsidR="00000000" w:rsidDel="00000000" w:rsidP="00000000" w:rsidRDefault="00000000" w:rsidRPr="00000000" w14:paraId="0000006E">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Gawrecki A, Zozulinska-Ziolkiewicz D, Matejko B, Hohendorff J, Malecki MT, Klupa T. Safe completion of a trail running ultramarathon by four men with type 1 diabetes. Diabetes Technol. Ther. 2018;20:147-152</w:t>
      </w:r>
    </w:p>
    <w:p w:rsidR="00000000" w:rsidDel="00000000" w:rsidP="00000000" w:rsidRDefault="00000000" w:rsidRPr="00000000" w14:paraId="0000006F">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Hill NE, Campbell C, Buchanan PAK, Godsland IF, Oliver NS. Biochemical, physiological and psychological changes during endurance exercise in people with type 1 diabetes. J. Diabetes Sci. Technol. 2017;11:529-536</w:t>
      </w:r>
    </w:p>
    <w:p w:rsidR="00000000" w:rsidDel="00000000" w:rsidP="00000000" w:rsidRDefault="00000000" w:rsidRPr="00000000" w14:paraId="00000070">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Moser O, Dietrich M, McCarthy OAB, Eckstein ML. Bolus insulin dose depends on previous-day race intensity during 5 days of professional road-cycle racing in athletes with type 1 diabetes: A prospective observational study. Diabetes Obes. Metab. 2020;22:1714-1721</w:t>
      </w:r>
    </w:p>
    <w:p w:rsidR="00000000" w:rsidDel="00000000" w:rsidP="00000000" w:rsidRDefault="00000000" w:rsidRPr="00000000" w14:paraId="00000071">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Lespagnol E, Bocock O, Heyman JAG, Berthoin S, Pereira B, Boissière J, Duclos M, Heyman E. In amateur athletes with type 1 diabetes, a 9-day period of cycling at moderate-to-vigorous intensity unexpectedly increased the time spent in hyperglycemia, which was associated with impairment in heart rate variability. Diabetes Care 2020;43:2564-2573</w:t>
      </w:r>
    </w:p>
    <w:p w:rsidR="00000000" w:rsidDel="00000000" w:rsidP="00000000" w:rsidRDefault="00000000" w:rsidRPr="00000000" w14:paraId="00000072">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McCarthy O, Eckstein ML, Scott SN, Christiansen MP, Stettler C, Fisher M, Bode B, Riddell MC, Hayes C, Lagrou PL, Southerland PAM, Bracken RM. Glycemic responses to strenuous training in male professional cyclists with type 1 diabetes: a prospective observational study. BMJ Open Diabetes Res. Care. 2020;8:e001245</w:t>
      </w:r>
    </w:p>
    <w:p w:rsidR="00000000" w:rsidDel="00000000" w:rsidP="00000000" w:rsidRDefault="00000000" w:rsidRPr="00000000" w14:paraId="00000073">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Adolfsson P, Riddell MC, Taplin CE, Davis EA, Fournier PA, Annan F, Scaramuzza AE, Hasnani D, Hofer SE. ISPAD Clinical Practice Consensus Guidelines 2018: Exercise in children and adolescents with diabetes. Pediatr. Diabetes 2018;19:205-226</w:t>
      </w:r>
    </w:p>
    <w:p w:rsidR="00000000" w:rsidDel="00000000" w:rsidP="00000000" w:rsidRDefault="00000000" w:rsidRPr="00000000" w14:paraId="00000074">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Allen H, Coggan A. </w:t>
      </w:r>
      <w:r w:rsidDel="00000000" w:rsidR="00000000" w:rsidRPr="00000000">
        <w:rPr>
          <w:i w:val="1"/>
          <w:sz w:val="24"/>
          <w:szCs w:val="24"/>
          <w:rtl w:val="0"/>
        </w:rPr>
        <w:t xml:space="preserve">Training and Racing with a Power Meter</w:t>
      </w:r>
      <w:r w:rsidDel="00000000" w:rsidR="00000000" w:rsidRPr="00000000">
        <w:rPr>
          <w:sz w:val="24"/>
          <w:szCs w:val="24"/>
          <w:rtl w:val="0"/>
        </w:rPr>
        <w:t xml:space="preserve">, 2nd Ed. Boulder, CO, VeloPress, 2010</w:t>
      </w:r>
    </w:p>
    <w:p w:rsidR="00000000" w:rsidDel="00000000" w:rsidP="00000000" w:rsidRDefault="00000000" w:rsidRPr="00000000" w14:paraId="00000075">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Danne T, Nimri R, Battelino TAB, Close KL, DeVries JH, Heinemann L, Hirsch I, Amiel SA, Beck R, Bosi E, Buckingham B, Cobelli C, Dassau E, Doyle FJ, Heller S, Hovorka R, Jia WAJ, Kordonouri O, Kovatchev BAK, Laffel L, Maahs D, Murphy HR, Nørgaard K, Parkin CG, Saboo B, Scharf M, Tamborlane WV, Weinzimer SA, Phillip M. International consensus on use of continuous glucose monitoring. Diabetes Care 2017;40:1631-1640</w:t>
      </w:r>
    </w:p>
    <w:p w:rsidR="00000000" w:rsidDel="00000000" w:rsidP="00000000" w:rsidRDefault="00000000" w:rsidRPr="00000000" w14:paraId="00000076">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Battelino T, Danne T, Bergenstal RM, Beck R, Biester T, Bosi E, Buckingham BA, Cefalu WT, Cobelli C, Dassau EAD, Donaghue KC, Dovc K, Doyle FJ, Garg S, Grunberger GAH, Heinemann L, Hirsch IB, Hovorka R, Jia W, Kordonouri O, Kovatchev BAK, Laffel L, Levine BAM, Mathieu C, Murphy HR, Nørgaard K, Parkin CG, Renard E, Rodbard D, Saboo BAS, Stoner K, Urakami TAW, Phillip M. Clinical targets for continuous glucose monitoring data interpretation: Recommendations from the international consensus on time in range. Diabetes Care 2019;42:1593-1603</w:t>
      </w:r>
    </w:p>
    <w:p w:rsidR="00000000" w:rsidDel="00000000" w:rsidP="00000000" w:rsidRDefault="00000000" w:rsidRPr="00000000" w14:paraId="00000077">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Impey SG, Hearris MA, Hammond KM, Louis J, Close GL. Fuel for the work required: A theoretical framework for carbohydrate periodization and the glycogen threshold hypothesis. Sports Med. 2018;48:1031-1048</w:t>
      </w:r>
    </w:p>
    <w:p w:rsidR="00000000" w:rsidDel="00000000" w:rsidP="00000000" w:rsidRDefault="00000000" w:rsidRPr="00000000" w14:paraId="00000078">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Hawley JA, Morton JP. Ramping up the signal: promoting endurance training adaptation in skeletal muscle by nutritional manipulation. Clin. Exp. Pharmacol. Physiol. 2014;41:608-613</w:t>
      </w:r>
    </w:p>
    <w:p w:rsidR="00000000" w:rsidDel="00000000" w:rsidP="00000000" w:rsidRDefault="00000000" w:rsidRPr="00000000" w14:paraId="00000079">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Bartlett JD, Hawley JA, Morton JP. Carbohydrate availability and exercise training adaptation: too much of a good thing? EJSS (Champaign) 2015;15:3-12</w:t>
      </w:r>
    </w:p>
    <w:p w:rsidR="00000000" w:rsidDel="00000000" w:rsidP="00000000" w:rsidRDefault="00000000" w:rsidRPr="00000000" w14:paraId="0000007A">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Burke LM, Hawley JA. Swifter, higher, stronger: What's on the menu? Science 2018;362:781-787</w:t>
      </w:r>
    </w:p>
    <w:p w:rsidR="00000000" w:rsidDel="00000000" w:rsidP="00000000" w:rsidRDefault="00000000" w:rsidRPr="00000000" w14:paraId="0000007B">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Shamoon H, Hendler R, Sherwin RS. Altered responsiveness to cortisol, epinephrine, and glucagon in insulin-infused juvenile-onset diabetics. A mechanism for diabetic instability. Diabetes 1980;29:284-291</w:t>
      </w:r>
    </w:p>
    <w:p w:rsidR="00000000" w:rsidDel="00000000" w:rsidP="00000000" w:rsidRDefault="00000000" w:rsidRPr="00000000" w14:paraId="0000007C">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Scott SN, Fontana FY, Cocks M, Morton JP, Jeukendrup A, Dragulin R, Wojtaszewski JFP, Jensen J, Castol R, Riddell MC, Stettler C. Post-exercise recovery for the endurance athlete with type 1 diabetes: a consensus statement. Lancet Diabetes Endocrinol. 2021;9:304-317</w:t>
      </w:r>
    </w:p>
    <w:p w:rsidR="00000000" w:rsidDel="00000000" w:rsidP="00000000" w:rsidRDefault="00000000" w:rsidRPr="00000000" w14:paraId="0000007D">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Gill GV, Woodward A, Casson IF, Weston PJ. Cardiac arrhythmia and nocturnal hypoglycaemia in type 1 diabetes-the 'dead in bed' syndrome revisited. Diabetologia 2009;52:42-45</w:t>
      </w:r>
    </w:p>
    <w:p w:rsidR="00000000" w:rsidDel="00000000" w:rsidP="00000000" w:rsidRDefault="00000000" w:rsidRPr="00000000" w14:paraId="0000007E">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Koivikko ML, Kenttä T, Salmela PI, Perkiömäki JS. Changes in cardiac repolarisation during spontaneous nocturnal hypoglycaemia in subjects with type 1 diabetes: a preliminary report. Acta Diabetol. 2017;54:251-256</w:t>
      </w:r>
    </w:p>
    <w:p w:rsidR="00000000" w:rsidDel="00000000" w:rsidP="00000000" w:rsidRDefault="00000000" w:rsidRPr="00000000" w14:paraId="0000007F">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Koivikko ML, Karsikas M, Salmela PI, Tapanainen JS, Ruokonen A, Seppänen T, Huikuri HV. Effects of controlled hypoglycaemia on cardiac repolarisation in patients with type 1 diabetes. Diabetologia 2008;51:426-435</w:t>
      </w:r>
    </w:p>
    <w:p w:rsidR="00000000" w:rsidDel="00000000" w:rsidP="00000000" w:rsidRDefault="00000000" w:rsidRPr="00000000" w14:paraId="00000080">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Bao S, Briscoe VJ, Tate DB, Davis SN. Effects of differing antecedent increases of plasma cortisol on counterregulatory responses during subsequent exercise in type 1 diabetes. Diabetes 2009;58:2100-2108</w:t>
      </w:r>
    </w:p>
    <w:p w:rsidR="00000000" w:rsidDel="00000000" w:rsidP="00000000" w:rsidRDefault="00000000" w:rsidRPr="00000000" w14:paraId="00000081">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Swanson CM, Kohrt WM, Buxton OM, Everson CA, Wright KP, Orwoll ES, Shea SA. The importance of the circadian system &amp; sleep for bone health. Metabolism 2018;84:28-43</w:t>
      </w:r>
    </w:p>
    <w:p w:rsidR="00000000" w:rsidDel="00000000" w:rsidP="00000000" w:rsidRDefault="00000000" w:rsidRPr="00000000" w14:paraId="00000082">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Beersma DG, Gordijn MC. Circadian control of the sleep-wake cycle. Physiol. Behav. 2007;90:190-195</w:t>
      </w:r>
    </w:p>
    <w:p w:rsidR="00000000" w:rsidDel="00000000" w:rsidP="00000000" w:rsidRDefault="00000000" w:rsidRPr="00000000" w14:paraId="00000083">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Reilly T, Waterhouse J. Sports performance: is there evidence that the body clock plays a role? Eur. J. Appl. Physiol. 2009;106:321-332</w:t>
      </w:r>
    </w:p>
    <w:p w:rsidR="00000000" w:rsidDel="00000000" w:rsidP="00000000" w:rsidRDefault="00000000" w:rsidRPr="00000000" w14:paraId="00000084">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Samuels C. Sleep, recovery, and performance: the new frontier in high-performance athletics. Phys. Med. Rehabil. Clin. N. Am. 2009;20:149-59ix</w:t>
      </w:r>
    </w:p>
    <w:p w:rsidR="00000000" w:rsidDel="00000000" w:rsidP="00000000" w:rsidRDefault="00000000" w:rsidRPr="00000000" w14:paraId="00000085">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Borel AL, Pépin JL, Nasse LAB, Netter S, Benhamou PY. Short sleep duration measured by wrist actimetry is associated with deteriorated glycemic control in type 1 diabetes. Diabetes Care 2013;36:2902-2908</w:t>
      </w:r>
    </w:p>
    <w:p w:rsidR="00000000" w:rsidDel="00000000" w:rsidP="00000000" w:rsidRDefault="00000000" w:rsidRPr="00000000" w14:paraId="00000086">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Matejko B, Kiec-Wilk B, Szopa MATM, Malecki MT, Klupa T. Are late-night eating habits and sleep duration associated with glycemic control in adult type 1 diabetes patients treated with insulin pumps? J. Diabetes Investig. 2015;6:460-464</w:t>
      </w:r>
    </w:p>
    <w:p w:rsidR="00000000" w:rsidDel="00000000" w:rsidP="00000000" w:rsidRDefault="00000000" w:rsidRPr="00000000" w14:paraId="00000087">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Horowitz ME, Kaye WA, Pepper GM, Reynolds KE, Patel SR, Knudson KC, Kale GK, Gutierrez ME, Cotto LA, Horowitz BS. An analysis of Medtronic MiniMed 670G insulin pump use in clinical practice and the impact on glycemic control, quality of life, and compliance. Diabetes Res. Clin. Pract. 2021;177:108876</w:t>
      </w:r>
    </w:p>
    <w:p w:rsidR="00000000" w:rsidDel="00000000" w:rsidP="00000000" w:rsidRDefault="00000000" w:rsidRPr="00000000" w14:paraId="00000088">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Da Silva J, Bosi E, Jendle J, Arrieta A, Castaneda J, Grossman B, Cordero TL, Shin J, Cohen O. Real-world performance of the MiniMed™ 670G system in Europe. Diabetes Obes. Metab. 2021;23:1942-1949</w:t>
      </w:r>
    </w:p>
    <w:p w:rsidR="00000000" w:rsidDel="00000000" w:rsidP="00000000" w:rsidRDefault="00000000" w:rsidRPr="00000000" w14:paraId="00000089">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Messer LH, Berget C, Pyle L, Vigers T, Cobry E, Driscoll KA, Forlenza GP. Real-world use of a new hybrid closed loop improves glycemic control in youth with type 1 diabetes. Diabetes Technol. Ther. 2021;23:837-843</w:t>
      </w:r>
    </w:p>
    <w:p w:rsidR="00000000" w:rsidDel="00000000" w:rsidP="00000000" w:rsidRDefault="00000000" w:rsidRPr="00000000" w14:paraId="0000008A">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Pinsker JE, Müller L, Constantin A, Leas S, Manning M, McElwee Malloy M, Singh H, Habif S. Real-world patient-reported outcomes and glycemic results with initiation of control-IQ technology. Diabetes Technol. Ther. 2021;23:120-127</w:t>
      </w:r>
    </w:p>
    <w:p w:rsidR="00000000" w:rsidDel="00000000" w:rsidP="00000000" w:rsidRDefault="00000000" w:rsidRPr="00000000" w14:paraId="0000008B">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Dovc K, Macedoni M, Bratina N, Lepej D, Nimri R, Atlas E, Muller I, Kordonouri O, Biester T, Danne T, Phillip M, Battelino T. Closed-loop glucose control in young people with type 1 diabetes during and after unannounced physical activity: a randomised controlled crossover trial. Diabetologia 2017;60:2157-2167</w:t>
      </w:r>
    </w:p>
    <w:p w:rsidR="00000000" w:rsidDel="00000000" w:rsidP="00000000" w:rsidRDefault="00000000" w:rsidRPr="00000000" w14:paraId="0000008C">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Taleb N, Emami A, Suppere C, Messier V, Legault L, Ladouceur M, Chiasson JL, Haidar A, Rabasa-Lhoret R. Efficacy of single-hormone and dual-hormone artificial pancreas during continuous and interval exercise in adult patients with type 1 diabetes: randomised controlled crossover trial. Diabetologia 2016;59:2561-2571</w:t>
      </w:r>
    </w:p>
    <w:p w:rsidR="00000000" w:rsidDel="00000000" w:rsidP="00000000" w:rsidRDefault="00000000" w:rsidRPr="00000000" w14:paraId="0000008D">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Haidar A, Legault L, Messier VAM, Leroux C, Rabasa-Lhoret R. Comparison of dual-hormone artificial pancreas, single-hormone artificial pancreas, and conventional insulin pump therapy for glycaemic control in patients with type 1 diabetes: an open-label randomised controlled crossover trial. Lancet Diabetes Endocrinol. 2015;3:17-26</w:t>
      </w:r>
    </w:p>
    <w:p w:rsidR="00000000" w:rsidDel="00000000" w:rsidP="00000000" w:rsidRDefault="00000000" w:rsidRPr="00000000" w14:paraId="0000008E">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Breton MD, Cherñavvsky DR, Forlenza GP, DeBoer MD, Robic J, Wadwa RP, Kovatchev BP, Maahs DM. Closed-loop control during intense prolonged outdoor exercise in adolescents with type 1 diabetes: The artificial pancreas ski study. Diabetes Care 2017;40:1644-1650</w:t>
      </w:r>
    </w:p>
    <w:p w:rsidR="00000000" w:rsidDel="00000000" w:rsidP="00000000" w:rsidRDefault="00000000" w:rsidRPr="00000000" w14:paraId="0000008F">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Ekhlaspour L, Forlenza GP, Chernavvsky DAM, Wadwa RP, Deboer MD, Town M, Pinnata JAK, Kovatchev BP, Buckingham BA. Closed loop control in adolescents and children during winter sports: Use of the Tandem Control-IQ AP system. Pediatr. Diabetes 2019;20:759-768</w:t>
      </w:r>
    </w:p>
    <w:p w:rsidR="00000000" w:rsidDel="00000000" w:rsidP="00000000" w:rsidRDefault="00000000" w:rsidRPr="00000000" w14:paraId="00000090">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Aronson R, Li A, Brown RE, McGaugh S, Riddell MC. Flexible insulin therapy with a hybrid regimen of insulin degludec and continuous subcutaneous insulin infusion with pump suspension before exercise in physically active adults with type 1 diabetes (FIT Untethered): a single-centre, open-label, proof-of-concept, randomised crossover trial. Lancet Diabetes Endocrinol. 2020;8:511-523</w:t>
      </w:r>
    </w:p>
    <w:p w:rsidR="00000000" w:rsidDel="00000000" w:rsidP="00000000" w:rsidRDefault="00000000" w:rsidRPr="00000000" w14:paraId="00000091">
      <w:pPr>
        <w:numPr>
          <w:ilvl w:val="0"/>
          <w:numId w:val="1"/>
        </w:numPr>
        <w:spacing w:after="0" w:line="480" w:lineRule="auto"/>
        <w:ind w:left="566.9291338582675" w:hanging="566.9291338582675"/>
        <w:jc w:val="both"/>
        <w:rPr>
          <w:sz w:val="24"/>
          <w:szCs w:val="24"/>
        </w:rPr>
      </w:pPr>
      <w:r w:rsidDel="00000000" w:rsidR="00000000" w:rsidRPr="00000000">
        <w:rPr>
          <w:sz w:val="24"/>
          <w:szCs w:val="24"/>
          <w:rtl w:val="0"/>
        </w:rPr>
        <w:t xml:space="preserve">Tagougui S, Taleb N, Legault L, Suppère C, Messier V, Boukabous I, Shohoudi A, Ladouceur M, Rabasa-Lhoret R. A single-blind, randomised, crossover study to reduce hypoglycaemia risk during postprandial exercise with closed-loop insulin delivery in adults with type 1 diabetes: announced (with or without bolus reduction) vs unannounced exercise strategies. Diabetologia 2020;63:2282-2291</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480" w:lineRule="auto"/>
        <w:jc w:val="both"/>
        <w:rPr>
          <w:sz w:val="24"/>
          <w:szCs w:val="24"/>
        </w:rPr>
        <w:sectPr>
          <w:footerReference r:id="rId9" w:type="default"/>
          <w:pgSz w:h="16838" w:w="11906" w:orient="portrait"/>
          <w:pgMar w:bottom="1440.0000000000002" w:top="1440.0000000000002" w:left="1440.0000000000002" w:right="1440.0000000000002" w:header="708" w:footer="708"/>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93">
      <w:pPr>
        <w:keepNext w:val="1"/>
        <w:spacing w:after="0" w:line="480" w:lineRule="auto"/>
        <w:jc w:val="both"/>
        <w:rPr>
          <w:b w:val="1"/>
          <w:sz w:val="24"/>
          <w:szCs w:val="24"/>
        </w:rPr>
      </w:pPr>
      <w:r w:rsidDel="00000000" w:rsidR="00000000" w:rsidRPr="00000000">
        <w:rPr>
          <w:b w:val="1"/>
          <w:sz w:val="24"/>
          <w:szCs w:val="24"/>
          <w:rtl w:val="0"/>
        </w:rPr>
        <w:t xml:space="preserve">FIGURE LEGENDS</w:t>
      </w:r>
    </w:p>
    <w:p w:rsidR="00000000" w:rsidDel="00000000" w:rsidP="00000000" w:rsidRDefault="00000000" w:rsidRPr="00000000" w14:paraId="00000094">
      <w:pPr>
        <w:keepNext w:val="1"/>
        <w:spacing w:after="0" w:line="480" w:lineRule="auto"/>
        <w:jc w:val="both"/>
        <w:rPr>
          <w:b w:val="1"/>
          <w:sz w:val="24"/>
          <w:szCs w:val="24"/>
        </w:rPr>
      </w:pPr>
      <w:r w:rsidDel="00000000" w:rsidR="00000000" w:rsidRPr="00000000">
        <w:rPr>
          <w:b w:val="1"/>
          <w:sz w:val="24"/>
          <w:szCs w:val="24"/>
          <w:rtl w:val="0"/>
        </w:rPr>
        <w:t xml:space="preserve">TABLE 1. Participant Characteristics</w:t>
      </w:r>
    </w:p>
    <w:p w:rsidR="00000000" w:rsidDel="00000000" w:rsidP="00000000" w:rsidRDefault="00000000" w:rsidRPr="00000000" w14:paraId="00000095">
      <w:pPr>
        <w:spacing w:after="0" w:line="480" w:lineRule="auto"/>
        <w:jc w:val="both"/>
        <w:rPr>
          <w:sz w:val="24"/>
          <w:szCs w:val="24"/>
        </w:rPr>
      </w:pPr>
      <w:r w:rsidDel="00000000" w:rsidR="00000000" w:rsidRPr="00000000">
        <w:rPr>
          <w:sz w:val="24"/>
          <w:szCs w:val="24"/>
          <w:rtl w:val="0"/>
        </w:rPr>
        <w:t xml:space="preserve">Demographic, anthropometric, diabetes and physical exercise characteristics of (n=12) professional cyclists. Data are median [interquartile range] or n [%] unless otherwise indicated. Abbreviations: MDI = multiple daily injections; CSII = continuous subcutaneous insulin infusion.</w:t>
      </w:r>
    </w:p>
    <w:p w:rsidR="00000000" w:rsidDel="00000000" w:rsidP="00000000" w:rsidRDefault="00000000" w:rsidRPr="00000000" w14:paraId="00000096">
      <w:pPr>
        <w:spacing w:after="0" w:line="480" w:lineRule="auto"/>
        <w:jc w:val="both"/>
        <w:rPr>
          <w:sz w:val="24"/>
          <w:szCs w:val="24"/>
        </w:rPr>
      </w:pPr>
      <w:r w:rsidDel="00000000" w:rsidR="00000000" w:rsidRPr="00000000">
        <w:rPr>
          <w:rtl w:val="0"/>
        </w:rPr>
      </w:r>
    </w:p>
    <w:p w:rsidR="00000000" w:rsidDel="00000000" w:rsidP="00000000" w:rsidRDefault="00000000" w:rsidRPr="00000000" w14:paraId="00000097">
      <w:pPr>
        <w:keepNext w:val="1"/>
        <w:spacing w:after="0" w:line="480" w:lineRule="auto"/>
        <w:jc w:val="both"/>
        <w:rPr>
          <w:b w:val="1"/>
          <w:sz w:val="24"/>
          <w:szCs w:val="24"/>
        </w:rPr>
      </w:pPr>
      <w:r w:rsidDel="00000000" w:rsidR="00000000" w:rsidRPr="00000000">
        <w:rPr>
          <w:b w:val="1"/>
          <w:sz w:val="24"/>
          <w:szCs w:val="24"/>
          <w:rtl w:val="0"/>
        </w:rPr>
        <w:t xml:space="preserve">TABLE 2. Summary Statistics of Glycemia</w:t>
      </w:r>
    </w:p>
    <w:p w:rsidR="00000000" w:rsidDel="00000000" w:rsidP="00000000" w:rsidRDefault="00000000" w:rsidRPr="00000000" w14:paraId="00000098">
      <w:pPr>
        <w:spacing w:after="0" w:line="480" w:lineRule="auto"/>
        <w:jc w:val="both"/>
        <w:rPr>
          <w:sz w:val="24"/>
          <w:szCs w:val="24"/>
        </w:rPr>
      </w:pPr>
      <w:r w:rsidDel="00000000" w:rsidR="00000000" w:rsidRPr="00000000">
        <w:rPr>
          <w:sz w:val="24"/>
          <w:szCs w:val="24"/>
          <w:rtl w:val="0"/>
        </w:rPr>
        <w:t xml:space="preserve">Summary of outcomes from continuous glucose monitoring (CGM) of (n=12) professional cyclists over a competitive season. We distinguish between all days (2,115 observations), training days (1,536 observations), and competition days (256 observations). Statistics were calculated for five phases of the day: entire day (06:00–06:00h), wake (06:00–00:00h), exercise, recovery (4-hours post-exercise), and sleep (00:00–06:00h), as defined in Research Design and Methods. Data are median [interquartile range] calculated over all participants. Glycemic control is reported following the international consensus statement on CGM (15). Glycemic values are reported in bold if the majority </w:t>
      </w:r>
      <w:r w:rsidDel="00000000" w:rsidR="00000000" w:rsidRPr="00000000">
        <w:rPr>
          <w:sz w:val="24"/>
          <w:szCs w:val="24"/>
          <w:rtl w:val="0"/>
        </w:rPr>
        <w:t xml:space="preserve">(i.e., &gt;50%)</w:t>
      </w:r>
      <w:r w:rsidDel="00000000" w:rsidR="00000000" w:rsidRPr="00000000">
        <w:rPr>
          <w:sz w:val="24"/>
          <w:szCs w:val="24"/>
          <w:rtl w:val="0"/>
        </w:rPr>
        <w:t xml:space="preserve"> of individuals do not achieve the recommended clinical targets by Battelino et al. (16).</w:t>
      </w:r>
    </w:p>
    <w:p w:rsidR="00000000" w:rsidDel="00000000" w:rsidP="00000000" w:rsidRDefault="00000000" w:rsidRPr="00000000" w14:paraId="00000099">
      <w:pPr>
        <w:spacing w:after="0" w:line="480" w:lineRule="auto"/>
        <w:jc w:val="both"/>
        <w:rPr>
          <w:sz w:val="24"/>
          <w:szCs w:val="24"/>
        </w:rPr>
      </w:pPr>
      <w:r w:rsidDel="00000000" w:rsidR="00000000" w:rsidRPr="00000000">
        <w:rPr>
          <w:rtl w:val="0"/>
        </w:rPr>
      </w:r>
    </w:p>
    <w:p w:rsidR="00000000" w:rsidDel="00000000" w:rsidP="00000000" w:rsidRDefault="00000000" w:rsidRPr="00000000" w14:paraId="0000009A">
      <w:pPr>
        <w:keepNext w:val="1"/>
        <w:spacing w:after="0" w:line="480" w:lineRule="auto"/>
        <w:jc w:val="both"/>
        <w:rPr>
          <w:b w:val="1"/>
          <w:sz w:val="24"/>
          <w:szCs w:val="24"/>
        </w:rPr>
      </w:pPr>
      <w:r w:rsidDel="00000000" w:rsidR="00000000" w:rsidRPr="00000000">
        <w:rPr>
          <w:b w:val="1"/>
          <w:sz w:val="24"/>
          <w:szCs w:val="24"/>
          <w:rtl w:val="0"/>
        </w:rPr>
        <w:t xml:space="preserve">FIGURE 1. Time in Glycemic Ranges by Participant</w:t>
      </w:r>
    </w:p>
    <w:p w:rsidR="00000000" w:rsidDel="00000000" w:rsidP="00000000" w:rsidRDefault="00000000" w:rsidRPr="00000000" w14:paraId="0000009B">
      <w:pPr>
        <w:spacing w:after="0" w:line="480" w:lineRule="auto"/>
        <w:jc w:val="both"/>
        <w:rPr>
          <w:sz w:val="24"/>
          <w:szCs w:val="24"/>
        </w:rPr>
      </w:pPr>
      <w:r w:rsidDel="00000000" w:rsidR="00000000" w:rsidRPr="00000000">
        <w:rPr>
          <w:sz w:val="24"/>
          <w:szCs w:val="24"/>
          <w:rtl w:val="0"/>
        </w:rPr>
        <w:t xml:space="preserve">Time in glycemic ranges [%] during (a) the entire day, (b) wake, (c) exercise, (d) recovery, and (e) sleep phases, for (n=12) individual male professional cyclists over the course of a competitive season. Duration of type 1 diabetes [yr] is displayed in the boxes below, where a darker shade indicates a longer duration of type 1 diabetes. Athletes are sorted by descending time in range during the entire day. As a reference, recommended clinical targets according to Battelino et al. (16) are displayed on the right-hand side.</w:t>
      </w:r>
    </w:p>
    <w:p w:rsidR="00000000" w:rsidDel="00000000" w:rsidP="00000000" w:rsidRDefault="00000000" w:rsidRPr="00000000" w14:paraId="0000009C">
      <w:pPr>
        <w:spacing w:after="0" w:line="480" w:lineRule="auto"/>
        <w:jc w:val="both"/>
        <w:rPr>
          <w:sz w:val="24"/>
          <w:szCs w:val="24"/>
        </w:rPr>
      </w:pPr>
      <w:r w:rsidDel="00000000" w:rsidR="00000000" w:rsidRPr="00000000">
        <w:rPr>
          <w:rtl w:val="0"/>
        </w:rPr>
      </w:r>
    </w:p>
    <w:p w:rsidR="00000000" w:rsidDel="00000000" w:rsidP="00000000" w:rsidRDefault="00000000" w:rsidRPr="00000000" w14:paraId="0000009D">
      <w:pPr>
        <w:keepNext w:val="1"/>
        <w:spacing w:after="0" w:line="480" w:lineRule="auto"/>
        <w:jc w:val="both"/>
        <w:rPr>
          <w:b w:val="1"/>
          <w:sz w:val="24"/>
          <w:szCs w:val="24"/>
        </w:rPr>
      </w:pPr>
      <w:r w:rsidDel="00000000" w:rsidR="00000000" w:rsidRPr="00000000">
        <w:rPr>
          <w:b w:val="1"/>
          <w:sz w:val="24"/>
          <w:szCs w:val="24"/>
          <w:rtl w:val="0"/>
        </w:rPr>
        <w:t xml:space="preserve">FIGURE 2. Associations of Exercise with Dysglycemia</w:t>
      </w:r>
    </w:p>
    <w:p w:rsidR="00000000" w:rsidDel="00000000" w:rsidP="00000000" w:rsidRDefault="00000000" w:rsidRPr="00000000" w14:paraId="0000009E">
      <w:pPr>
        <w:spacing w:after="0" w:line="480" w:lineRule="auto"/>
        <w:jc w:val="both"/>
        <w:rPr>
          <w:sz w:val="24"/>
          <w:szCs w:val="24"/>
        </w:rPr>
      </w:pPr>
      <w:r w:rsidDel="00000000" w:rsidR="00000000" w:rsidRPr="00000000">
        <w:rPr>
          <w:sz w:val="24"/>
          <w:szCs w:val="24"/>
          <w:rtl w:val="0"/>
        </w:rPr>
        <w:t xml:space="preserve">Estimated </w:t>
      </w:r>
      <w:sdt>
        <w:sdtPr>
          <w:tag w:val="goog_rdk_27"/>
        </w:sdtPr>
        <w:sdtContent>
          <w:del w:author="stefanf1234" w:id="3" w:date="2022-09-08T11:07:08Z">
            <w:r w:rsidDel="00000000" w:rsidR="00000000" w:rsidRPr="00000000">
              <w:rPr>
                <w:sz w:val="24"/>
                <w:szCs w:val="24"/>
                <w:rtl w:val="0"/>
              </w:rPr>
              <w:delText xml:space="preserve">standardized </w:delText>
            </w:r>
          </w:del>
        </w:sdtContent>
      </w:sdt>
      <w:r w:rsidDel="00000000" w:rsidR="00000000" w:rsidRPr="00000000">
        <w:rPr>
          <w:sz w:val="24"/>
          <w:szCs w:val="24"/>
          <w:rtl w:val="0"/>
        </w:rPr>
        <w:t xml:space="preserve">associations of the exercise variables</w:t>
      </w:r>
      <w:sdt>
        <w:sdtPr>
          <w:tag w:val="goog_rdk_28"/>
        </w:sdtPr>
        <w:sdtContent>
          <w:ins w:author="stefanf1234" w:id="4" w:date="2022-09-08T11:07:04Z">
            <w:r w:rsidDel="00000000" w:rsidR="00000000" w:rsidRPr="00000000">
              <w:rPr>
                <w:sz w:val="24"/>
                <w:szCs w:val="24"/>
                <w:rtl w:val="0"/>
              </w:rPr>
              <w:t xml:space="preserve"> (standardized)</w:t>
            </w:r>
          </w:ins>
        </w:sdtContent>
      </w:sdt>
      <w:r w:rsidDel="00000000" w:rsidR="00000000" w:rsidRPr="00000000">
        <w:rPr>
          <w:sz w:val="24"/>
          <w:szCs w:val="24"/>
          <w:rtl w:val="0"/>
        </w:rPr>
        <w:t xml:space="preserve"> with the odds ratio of hypo- and hyperglycemia during (a) exercise, (b) recovery, and (c) sleep. Listed are odds ratio [95% CI] and </w:t>
      </w:r>
      <w:r w:rsidDel="00000000" w:rsidR="00000000" w:rsidRPr="00000000">
        <w:rPr>
          <w:i w:val="1"/>
          <w:sz w:val="24"/>
          <w:szCs w:val="24"/>
          <w:rtl w:val="0"/>
        </w:rPr>
        <w:t xml:space="preserve">p</w:t>
      </w:r>
      <w:r w:rsidDel="00000000" w:rsidR="00000000" w:rsidRPr="00000000">
        <w:rPr>
          <w:sz w:val="24"/>
          <w:szCs w:val="24"/>
          <w:rtl w:val="0"/>
        </w:rPr>
        <w:t xml:space="preserve">-value. Significance is indicated with *** (</w:t>
      </w:r>
      <w:r w:rsidDel="00000000" w:rsidR="00000000" w:rsidRPr="00000000">
        <w:rPr>
          <w:i w:val="1"/>
          <w:sz w:val="24"/>
          <w:szCs w:val="24"/>
          <w:rtl w:val="0"/>
        </w:rPr>
        <w:t xml:space="preserve">p</w:t>
      </w:r>
      <w:r w:rsidDel="00000000" w:rsidR="00000000" w:rsidRPr="00000000">
        <w:rPr>
          <w:sz w:val="24"/>
          <w:szCs w:val="24"/>
          <w:rtl w:val="0"/>
        </w:rPr>
        <w:t xml:space="preserve">&lt;0.001), ** (</w:t>
      </w:r>
      <w:r w:rsidDel="00000000" w:rsidR="00000000" w:rsidRPr="00000000">
        <w:rPr>
          <w:i w:val="1"/>
          <w:sz w:val="24"/>
          <w:szCs w:val="24"/>
          <w:rtl w:val="0"/>
        </w:rPr>
        <w:t xml:space="preserve">p</w:t>
      </w:r>
      <w:r w:rsidDel="00000000" w:rsidR="00000000" w:rsidRPr="00000000">
        <w:rPr>
          <w:sz w:val="24"/>
          <w:szCs w:val="24"/>
          <w:rtl w:val="0"/>
        </w:rPr>
        <w:t xml:space="preserve">&lt;0.01), and * (</w:t>
      </w:r>
      <w:r w:rsidDel="00000000" w:rsidR="00000000" w:rsidRPr="00000000">
        <w:rPr>
          <w:i w:val="1"/>
          <w:sz w:val="24"/>
          <w:szCs w:val="24"/>
          <w:rtl w:val="0"/>
        </w:rPr>
        <w:t xml:space="preserve">p</w:t>
      </w:r>
      <w:r w:rsidDel="00000000" w:rsidR="00000000" w:rsidRPr="00000000">
        <w:rPr>
          <w:sz w:val="24"/>
          <w:szCs w:val="24"/>
          <w:rtl w:val="0"/>
        </w:rPr>
        <w:t xml:space="preserve">&lt;0.05). Associations are presented on a logarithmic scale and vary in color, where a darker blue/red color represents a stronger association. The colors blue and red demonstrate a decrease and increase in odds ratio, respectively. Note that “Time in HR zone 5 (Anaerobic Capacity)” is excluded from the analysis due to the large number of zero values (i.e., 82%). Abbreviations: CI = confidence interval. </w:t>
      </w:r>
    </w:p>
    <w:p w:rsidR="00000000" w:rsidDel="00000000" w:rsidP="00000000" w:rsidRDefault="00000000" w:rsidRPr="00000000" w14:paraId="0000009F">
      <w:pPr>
        <w:spacing w:after="0" w:line="48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0">
      <w:pPr>
        <w:keepNext w:val="1"/>
        <w:spacing w:after="0" w:line="480" w:lineRule="auto"/>
        <w:rPr>
          <w:b w:val="1"/>
          <w:sz w:val="24"/>
          <w:szCs w:val="24"/>
        </w:rPr>
      </w:pPr>
      <w:r w:rsidDel="00000000" w:rsidR="00000000" w:rsidRPr="00000000">
        <w:rPr>
          <w:b w:val="1"/>
          <w:sz w:val="24"/>
          <w:szCs w:val="24"/>
          <w:rtl w:val="0"/>
        </w:rPr>
        <w:t xml:space="preserve">TABLE 1. Participant Characteristics</w:t>
      </w:r>
    </w:p>
    <w:tbl>
      <w:tblPr>
        <w:tblStyle w:val="Table1"/>
        <w:tblW w:w="90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1140"/>
        <w:gridCol w:w="2430"/>
        <w:tblGridChange w:id="0">
          <w:tblGrid>
            <w:gridCol w:w="5505"/>
            <w:gridCol w:w="1140"/>
            <w:gridCol w:w="2430"/>
          </w:tblGrid>
        </w:tblGridChange>
      </w:tblGrid>
      <w:tr>
        <w:trPr>
          <w:cantSplit w:val="0"/>
          <w:trHeight w:val="40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b w:val="1"/>
                <w:sz w:val="20"/>
                <w:szCs w:val="20"/>
              </w:rPr>
            </w:pPr>
            <w:r w:rsidDel="00000000" w:rsidR="00000000" w:rsidRPr="00000000">
              <w:rPr>
                <w:b w:val="1"/>
                <w:sz w:val="20"/>
                <w:szCs w:val="20"/>
                <w:rtl w:val="0"/>
              </w:rPr>
              <w:t xml:space="preserve">Demography and anthropometry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ind w:left="283.46456692913375" w:firstLine="0"/>
              <w:rPr>
                <w:sz w:val="20"/>
                <w:szCs w:val="20"/>
              </w:rPr>
            </w:pPr>
            <w:r w:rsidDel="00000000" w:rsidR="00000000" w:rsidRPr="00000000">
              <w:rPr>
                <w:sz w:val="20"/>
                <w:szCs w:val="20"/>
                <w:rtl w:val="0"/>
              </w:rPr>
              <w:t xml:space="preserve">Sex [male/female]</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right"/>
              <w:rPr>
                <w:sz w:val="20"/>
                <w:szCs w:val="20"/>
              </w:rPr>
            </w:pPr>
            <w:r w:rsidDel="00000000" w:rsidR="00000000" w:rsidRPr="00000000">
              <w:rPr>
                <w:sz w:val="20"/>
                <w:szCs w:val="20"/>
                <w:rtl w:val="0"/>
              </w:rPr>
              <w:t xml:space="preserve">12/0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center"/>
              <w:rPr>
                <w:sz w:val="20"/>
                <w:szCs w:val="20"/>
              </w:rPr>
            </w:pPr>
            <w:r w:rsidDel="00000000" w:rsidR="00000000" w:rsidRPr="00000000">
              <w:rPr>
                <w:sz w:val="20"/>
                <w:szCs w:val="20"/>
                <w:rtl w:val="0"/>
              </w:rPr>
              <w:t xml:space="preserve">[100/0%]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ind w:left="283.46456692913375" w:firstLine="0"/>
              <w:rPr>
                <w:sz w:val="20"/>
                <w:szCs w:val="20"/>
              </w:rPr>
            </w:pPr>
            <w:r w:rsidDel="00000000" w:rsidR="00000000" w:rsidRPr="00000000">
              <w:rPr>
                <w:sz w:val="20"/>
                <w:szCs w:val="20"/>
                <w:rtl w:val="0"/>
              </w:rPr>
              <w:t xml:space="preserve">Age [yr]</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right"/>
              <w:rPr>
                <w:sz w:val="20"/>
                <w:szCs w:val="20"/>
              </w:rPr>
            </w:pPr>
            <w:r w:rsidDel="00000000" w:rsidR="00000000" w:rsidRPr="00000000">
              <w:rPr>
                <w:sz w:val="20"/>
                <w:szCs w:val="20"/>
                <w:rtl w:val="0"/>
              </w:rPr>
              <w:t xml:space="preserve">25.5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sz w:val="20"/>
                <w:szCs w:val="20"/>
              </w:rPr>
            </w:pPr>
            <w:r w:rsidDel="00000000" w:rsidR="00000000" w:rsidRPr="00000000">
              <w:rPr>
                <w:sz w:val="20"/>
                <w:szCs w:val="20"/>
                <w:rtl w:val="0"/>
              </w:rPr>
              <w:t xml:space="preserve">[22.0–27.8]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ind w:left="283.46456692913375" w:firstLine="0"/>
              <w:rPr>
                <w:sz w:val="20"/>
                <w:szCs w:val="20"/>
              </w:rPr>
            </w:pPr>
            <w:r w:rsidDel="00000000" w:rsidR="00000000" w:rsidRPr="00000000">
              <w:rPr>
                <w:sz w:val="20"/>
                <w:szCs w:val="20"/>
                <w:rtl w:val="0"/>
              </w:rPr>
              <w:t xml:space="preserve">Weight [kg]</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right"/>
              <w:rPr>
                <w:sz w:val="20"/>
                <w:szCs w:val="20"/>
              </w:rPr>
            </w:pPr>
            <w:r w:rsidDel="00000000" w:rsidR="00000000" w:rsidRPr="00000000">
              <w:rPr>
                <w:sz w:val="20"/>
                <w:szCs w:val="20"/>
                <w:rtl w:val="0"/>
              </w:rPr>
              <w:t xml:space="preserve">68.2</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center"/>
              <w:rPr>
                <w:sz w:val="20"/>
                <w:szCs w:val="20"/>
              </w:rPr>
            </w:pPr>
            <w:r w:rsidDel="00000000" w:rsidR="00000000" w:rsidRPr="00000000">
              <w:rPr>
                <w:sz w:val="20"/>
                <w:szCs w:val="20"/>
                <w:rtl w:val="0"/>
              </w:rPr>
              <w:t xml:space="preserve">[60.5–74.1]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ind w:left="283.46456692913375" w:firstLine="0"/>
              <w:rPr>
                <w:sz w:val="20"/>
                <w:szCs w:val="20"/>
              </w:rPr>
            </w:pPr>
            <w:r w:rsidDel="00000000" w:rsidR="00000000" w:rsidRPr="00000000">
              <w:rPr>
                <w:sz w:val="20"/>
                <w:szCs w:val="20"/>
                <w:rtl w:val="0"/>
              </w:rPr>
              <w:t xml:space="preserve">Fat mass [%]</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right"/>
              <w:rPr>
                <w:sz w:val="20"/>
                <w:szCs w:val="20"/>
              </w:rPr>
            </w:pPr>
            <w:r w:rsidDel="00000000" w:rsidR="00000000" w:rsidRPr="00000000">
              <w:rPr>
                <w:sz w:val="20"/>
                <w:szCs w:val="20"/>
                <w:rtl w:val="0"/>
              </w:rPr>
              <w:t xml:space="preserve">7.7</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jc w:val="center"/>
              <w:rPr>
                <w:sz w:val="20"/>
                <w:szCs w:val="20"/>
              </w:rPr>
            </w:pPr>
            <w:r w:rsidDel="00000000" w:rsidR="00000000" w:rsidRPr="00000000">
              <w:rPr>
                <w:sz w:val="20"/>
                <w:szCs w:val="20"/>
                <w:rtl w:val="0"/>
              </w:rPr>
              <w:t xml:space="preserve">[6.3–9.1]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ind w:left="283.46456692913375" w:firstLine="0"/>
              <w:rPr>
                <w:sz w:val="20"/>
                <w:szCs w:val="20"/>
              </w:rPr>
            </w:pPr>
            <w:r w:rsidDel="00000000" w:rsidR="00000000" w:rsidRPr="00000000">
              <w:rPr>
                <w:sz w:val="20"/>
                <w:szCs w:val="20"/>
                <w:rtl w:val="0"/>
              </w:rPr>
              <w:t xml:space="preserve">Height [cm]</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right"/>
              <w:rPr>
                <w:sz w:val="20"/>
                <w:szCs w:val="20"/>
              </w:rPr>
            </w:pPr>
            <w:r w:rsidDel="00000000" w:rsidR="00000000" w:rsidRPr="00000000">
              <w:rPr>
                <w:sz w:val="20"/>
                <w:szCs w:val="20"/>
                <w:rtl w:val="0"/>
              </w:rPr>
              <w:t xml:space="preserve">178</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center"/>
              <w:rPr>
                <w:sz w:val="20"/>
                <w:szCs w:val="20"/>
              </w:rPr>
            </w:pPr>
            <w:r w:rsidDel="00000000" w:rsidR="00000000" w:rsidRPr="00000000">
              <w:rPr>
                <w:sz w:val="20"/>
                <w:szCs w:val="20"/>
                <w:rtl w:val="0"/>
              </w:rPr>
              <w:t xml:space="preserve">[173.2–180.0]</w:t>
            </w:r>
          </w:p>
        </w:tc>
      </w:tr>
      <w:tr>
        <w:trPr>
          <w:cantSplit w:val="0"/>
          <w:trHeight w:val="40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b w:val="1"/>
                <w:sz w:val="20"/>
                <w:szCs w:val="20"/>
              </w:rPr>
            </w:pPr>
            <w:r w:rsidDel="00000000" w:rsidR="00000000" w:rsidRPr="00000000">
              <w:rPr>
                <w:b w:val="1"/>
                <w:sz w:val="20"/>
                <w:szCs w:val="20"/>
                <w:rtl w:val="0"/>
              </w:rPr>
              <w:t xml:space="preserve">Diabetes and glycemia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ind w:left="283.46456692913375" w:firstLine="0"/>
              <w:rPr>
                <w:sz w:val="20"/>
                <w:szCs w:val="20"/>
              </w:rPr>
            </w:pPr>
            <w:r w:rsidDel="00000000" w:rsidR="00000000" w:rsidRPr="00000000">
              <w:rPr>
                <w:sz w:val="20"/>
                <w:szCs w:val="20"/>
                <w:rtl w:val="0"/>
              </w:rPr>
              <w:t xml:space="preserve">Diabetes duration [yr]</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right"/>
              <w:rPr>
                <w:sz w:val="20"/>
                <w:szCs w:val="20"/>
              </w:rPr>
            </w:pPr>
            <w:r w:rsidDel="00000000" w:rsidR="00000000" w:rsidRPr="00000000">
              <w:rPr>
                <w:sz w:val="20"/>
                <w:szCs w:val="20"/>
                <w:rtl w:val="0"/>
              </w:rPr>
              <w:t xml:space="preserve">10.0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center"/>
              <w:rPr>
                <w:sz w:val="20"/>
                <w:szCs w:val="20"/>
              </w:rPr>
            </w:pPr>
            <w:r w:rsidDel="00000000" w:rsidR="00000000" w:rsidRPr="00000000">
              <w:rPr>
                <w:sz w:val="20"/>
                <w:szCs w:val="20"/>
                <w:rtl w:val="0"/>
              </w:rPr>
              <w:t xml:space="preserve">[7.0–14.2]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ind w:left="283.46456692913375" w:firstLine="0"/>
              <w:rPr>
                <w:sz w:val="20"/>
                <w:szCs w:val="20"/>
              </w:rPr>
            </w:pPr>
            <w:r w:rsidDel="00000000" w:rsidR="00000000" w:rsidRPr="00000000">
              <w:rPr>
                <w:sz w:val="20"/>
                <w:szCs w:val="20"/>
                <w:rtl w:val="0"/>
              </w:rPr>
              <w:t xml:space="preserve">HbA1c [%]</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right"/>
              <w:rPr>
                <w:sz w:val="20"/>
                <w:szCs w:val="20"/>
              </w:rPr>
            </w:pPr>
            <w:r w:rsidDel="00000000" w:rsidR="00000000" w:rsidRPr="00000000">
              <w:rPr>
                <w:sz w:val="20"/>
                <w:szCs w:val="20"/>
                <w:rtl w:val="0"/>
              </w:rPr>
              <w:t xml:space="preserve">6.6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center"/>
              <w:rPr>
                <w:sz w:val="20"/>
                <w:szCs w:val="20"/>
              </w:rPr>
            </w:pPr>
            <w:r w:rsidDel="00000000" w:rsidR="00000000" w:rsidRPr="00000000">
              <w:rPr>
                <w:sz w:val="20"/>
                <w:szCs w:val="20"/>
                <w:rtl w:val="0"/>
              </w:rPr>
              <w:t xml:space="preserve">[6.5–6.9]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ind w:left="283.46456692913375" w:firstLine="0"/>
              <w:rPr>
                <w:sz w:val="20"/>
                <w:szCs w:val="20"/>
              </w:rPr>
            </w:pPr>
            <w:sdt>
              <w:sdtPr>
                <w:tag w:val="goog_rdk_29"/>
              </w:sdtPr>
              <w:sdtContent>
                <w:r w:rsidDel="00000000" w:rsidR="00000000" w:rsidRPr="00000000">
                  <w:rPr>
                    <w:rFonts w:ascii="Arial Unicode MS" w:cs="Arial Unicode MS" w:eastAsia="Arial Unicode MS" w:hAnsi="Arial Unicode MS"/>
                    <w:sz w:val="20"/>
                    <w:szCs w:val="20"/>
                    <w:rtl w:val="0"/>
                  </w:rPr>
                  <w:t xml:space="preserve">Days with CGM coverage ≥ 70 %</w:t>
                </w:r>
              </w:sdtContent>
            </w:sdt>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jc w:val="right"/>
              <w:rPr>
                <w:sz w:val="20"/>
                <w:szCs w:val="20"/>
              </w:rPr>
            </w:pPr>
            <w:r w:rsidDel="00000000" w:rsidR="00000000" w:rsidRPr="00000000">
              <w:rPr>
                <w:sz w:val="20"/>
                <w:szCs w:val="20"/>
                <w:rtl w:val="0"/>
              </w:rPr>
              <w:t xml:space="preserve">161</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center"/>
              <w:rPr>
                <w:sz w:val="20"/>
                <w:szCs w:val="20"/>
              </w:rPr>
            </w:pPr>
            <w:r w:rsidDel="00000000" w:rsidR="00000000" w:rsidRPr="00000000">
              <w:rPr>
                <w:sz w:val="20"/>
                <w:szCs w:val="20"/>
                <w:rtl w:val="0"/>
              </w:rPr>
              <w:t xml:space="preserve">[109.2–223.8]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ind w:left="283.46456692913375" w:firstLine="0"/>
              <w:rPr>
                <w:sz w:val="20"/>
                <w:szCs w:val="20"/>
              </w:rPr>
            </w:pPr>
            <w:r w:rsidDel="00000000" w:rsidR="00000000" w:rsidRPr="00000000">
              <w:rPr>
                <w:sz w:val="20"/>
                <w:szCs w:val="20"/>
                <w:rtl w:val="0"/>
              </w:rPr>
              <w:t xml:space="preserve">Insulin therapy [MDI/CSII]</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jc w:val="right"/>
              <w:rPr>
                <w:sz w:val="20"/>
                <w:szCs w:val="20"/>
              </w:rPr>
            </w:pPr>
            <w:r w:rsidDel="00000000" w:rsidR="00000000" w:rsidRPr="00000000">
              <w:rPr>
                <w:sz w:val="20"/>
                <w:szCs w:val="20"/>
                <w:rtl w:val="0"/>
              </w:rPr>
              <w:t xml:space="preserve">12/0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center"/>
              <w:rPr>
                <w:sz w:val="20"/>
                <w:szCs w:val="20"/>
              </w:rPr>
            </w:pPr>
            <w:r w:rsidDel="00000000" w:rsidR="00000000" w:rsidRPr="00000000">
              <w:rPr>
                <w:sz w:val="20"/>
                <w:szCs w:val="20"/>
                <w:rtl w:val="0"/>
              </w:rPr>
              <w:t xml:space="preserve">[100/0%]</w:t>
            </w:r>
          </w:p>
        </w:tc>
      </w:tr>
      <w:tr>
        <w:trPr>
          <w:cantSplit w:val="0"/>
          <w:trHeight w:val="40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b w:val="1"/>
                <w:sz w:val="20"/>
                <w:szCs w:val="20"/>
              </w:rPr>
            </w:pPr>
            <w:r w:rsidDel="00000000" w:rsidR="00000000" w:rsidRPr="00000000">
              <w:rPr>
                <w:b w:val="1"/>
                <w:sz w:val="20"/>
                <w:szCs w:val="20"/>
                <w:rtl w:val="0"/>
              </w:rPr>
              <w:t xml:space="preserve">Physical exercise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ind w:left="283.46456692913375" w:firstLine="0"/>
              <w:rPr>
                <w:sz w:val="20"/>
                <w:szCs w:val="20"/>
              </w:rPr>
            </w:pPr>
            <w:r w:rsidDel="00000000" w:rsidR="00000000" w:rsidRPr="00000000">
              <w:rPr>
                <w:sz w:val="20"/>
                <w:szCs w:val="20"/>
                <w:rtl w:val="0"/>
              </w:rPr>
              <w:t xml:space="preserve">Functional threshold power (FTP) [W/kg]</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right"/>
              <w:rPr>
                <w:sz w:val="20"/>
                <w:szCs w:val="20"/>
              </w:rPr>
            </w:pPr>
            <w:r w:rsidDel="00000000" w:rsidR="00000000" w:rsidRPr="00000000">
              <w:rPr>
                <w:sz w:val="20"/>
                <w:szCs w:val="20"/>
                <w:rtl w:val="0"/>
              </w:rPr>
              <w:t xml:space="preserve">5.0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jc w:val="center"/>
              <w:rPr>
                <w:sz w:val="20"/>
                <w:szCs w:val="20"/>
              </w:rPr>
            </w:pPr>
            <w:r w:rsidDel="00000000" w:rsidR="00000000" w:rsidRPr="00000000">
              <w:rPr>
                <w:sz w:val="20"/>
                <w:szCs w:val="20"/>
                <w:rtl w:val="0"/>
              </w:rPr>
              <w:t xml:space="preserve">[4.6–5.3]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ind w:left="283.46456692913375" w:firstLine="0"/>
              <w:rPr>
                <w:sz w:val="20"/>
                <w:szCs w:val="20"/>
              </w:rPr>
            </w:pPr>
            <w:r w:rsidDel="00000000" w:rsidR="00000000" w:rsidRPr="00000000">
              <w:rPr>
                <w:sz w:val="20"/>
                <w:szCs w:val="20"/>
                <w:rtl w:val="0"/>
              </w:rPr>
              <w:t xml:space="preserve">Maximum heart rate (HR</w:t>
            </w:r>
            <w:r w:rsidDel="00000000" w:rsidR="00000000" w:rsidRPr="00000000">
              <w:rPr>
                <w:sz w:val="20"/>
                <w:szCs w:val="20"/>
                <w:vertAlign w:val="subscript"/>
                <w:rtl w:val="0"/>
              </w:rPr>
              <w:t xml:space="preserve">max</w:t>
            </w:r>
            <w:r w:rsidDel="00000000" w:rsidR="00000000" w:rsidRPr="00000000">
              <w:rPr>
                <w:sz w:val="20"/>
                <w:szCs w:val="20"/>
                <w:rtl w:val="0"/>
              </w:rPr>
              <w:t xml:space="preserve">) [bpm]</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jc w:val="right"/>
              <w:rPr>
                <w:sz w:val="20"/>
                <w:szCs w:val="20"/>
              </w:rPr>
            </w:pPr>
            <w:r w:rsidDel="00000000" w:rsidR="00000000" w:rsidRPr="00000000">
              <w:rPr>
                <w:sz w:val="20"/>
                <w:szCs w:val="20"/>
                <w:rtl w:val="0"/>
              </w:rPr>
              <w:t xml:space="preserve">188.4</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center"/>
              <w:rPr>
                <w:sz w:val="20"/>
                <w:szCs w:val="20"/>
              </w:rPr>
            </w:pPr>
            <w:r w:rsidDel="00000000" w:rsidR="00000000" w:rsidRPr="00000000">
              <w:rPr>
                <w:sz w:val="20"/>
                <w:szCs w:val="20"/>
                <w:rtl w:val="0"/>
              </w:rPr>
              <w:t xml:space="preserve">[182.2–193.1]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ind w:left="283.46456692913375" w:firstLine="0"/>
              <w:rPr>
                <w:sz w:val="20"/>
                <w:szCs w:val="20"/>
              </w:rPr>
            </w:pPr>
            <w:r w:rsidDel="00000000" w:rsidR="00000000" w:rsidRPr="00000000">
              <w:rPr>
                <w:sz w:val="20"/>
                <w:szCs w:val="20"/>
                <w:rtl w:val="0"/>
              </w:rPr>
              <w:t xml:space="preserve">Lactate threshold heart rate (LTHR) [bpm]</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jc w:val="right"/>
              <w:rPr>
                <w:sz w:val="20"/>
                <w:szCs w:val="20"/>
              </w:rPr>
            </w:pPr>
            <w:r w:rsidDel="00000000" w:rsidR="00000000" w:rsidRPr="00000000">
              <w:rPr>
                <w:sz w:val="20"/>
                <w:szCs w:val="20"/>
                <w:rtl w:val="0"/>
              </w:rPr>
              <w:t xml:space="preserve">172.0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jc w:val="center"/>
              <w:rPr>
                <w:sz w:val="20"/>
                <w:szCs w:val="20"/>
              </w:rPr>
            </w:pPr>
            <w:r w:rsidDel="00000000" w:rsidR="00000000" w:rsidRPr="00000000">
              <w:rPr>
                <w:sz w:val="20"/>
                <w:szCs w:val="20"/>
                <w:rtl w:val="0"/>
              </w:rPr>
              <w:t xml:space="preserve">[168.9–176.5]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ind w:left="283.46456692913375" w:firstLine="0"/>
              <w:rPr>
                <w:sz w:val="20"/>
                <w:szCs w:val="20"/>
              </w:rPr>
            </w:pPr>
            <w:r w:rsidDel="00000000" w:rsidR="00000000" w:rsidRPr="00000000">
              <w:rPr>
                <w:sz w:val="20"/>
                <w:szCs w:val="20"/>
                <w:rtl w:val="0"/>
              </w:rPr>
              <w:t xml:space="preserve">Maximum rate of oxygen consumption (VO</w:t>
            </w:r>
            <w:r w:rsidDel="00000000" w:rsidR="00000000" w:rsidRPr="00000000">
              <w:rPr>
                <w:sz w:val="20"/>
                <w:szCs w:val="20"/>
                <w:vertAlign w:val="subscript"/>
                <w:rtl w:val="0"/>
              </w:rPr>
              <w:t xml:space="preserve">2max</w:t>
            </w:r>
            <w:r w:rsidDel="00000000" w:rsidR="00000000" w:rsidRPr="00000000">
              <w:rPr>
                <w:sz w:val="20"/>
                <w:szCs w:val="20"/>
                <w:rtl w:val="0"/>
              </w:rPr>
              <w:t xml:space="preserve">) [mL/min/kg]</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jc w:val="right"/>
              <w:rPr>
                <w:sz w:val="20"/>
                <w:szCs w:val="20"/>
              </w:rPr>
            </w:pPr>
            <w:r w:rsidDel="00000000" w:rsidR="00000000" w:rsidRPr="00000000">
              <w:rPr>
                <w:sz w:val="20"/>
                <w:szCs w:val="20"/>
                <w:rtl w:val="0"/>
              </w:rPr>
              <w:t xml:space="preserve">69.8</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center"/>
              <w:rPr>
                <w:sz w:val="20"/>
                <w:szCs w:val="20"/>
              </w:rPr>
            </w:pPr>
            <w:r w:rsidDel="00000000" w:rsidR="00000000" w:rsidRPr="00000000">
              <w:rPr>
                <w:sz w:val="20"/>
                <w:szCs w:val="20"/>
                <w:rtl w:val="0"/>
              </w:rPr>
              <w:t xml:space="preserve">[66.9–74.2]</w:t>
            </w:r>
          </w:p>
        </w:tc>
      </w:tr>
      <w:tr>
        <w:trPr>
          <w:cantSplit w:val="0"/>
          <w:trHeight w:val="40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ind w:left="283.46456692913375" w:firstLine="0"/>
              <w:rPr>
                <w:i w:val="1"/>
                <w:sz w:val="20"/>
                <w:szCs w:val="20"/>
              </w:rPr>
            </w:pPr>
            <w:r w:rsidDel="00000000" w:rsidR="00000000" w:rsidRPr="00000000">
              <w:rPr>
                <w:i w:val="1"/>
                <w:sz w:val="20"/>
                <w:szCs w:val="20"/>
                <w:rtl w:val="0"/>
              </w:rPr>
              <w:t xml:space="preserve">Competitive</w:t>
            </w:r>
            <w:r w:rsidDel="00000000" w:rsidR="00000000" w:rsidRPr="00000000">
              <w:rPr>
                <w:i w:val="1"/>
                <w:sz w:val="20"/>
                <w:szCs w:val="20"/>
                <w:rtl w:val="0"/>
              </w:rPr>
              <w:t xml:space="preserve"> season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ind w:left="566.9291338582675" w:firstLine="0"/>
              <w:rPr>
                <w:sz w:val="20"/>
                <w:szCs w:val="20"/>
              </w:rPr>
            </w:pPr>
            <w:r w:rsidDel="00000000" w:rsidR="00000000" w:rsidRPr="00000000">
              <w:rPr>
                <w:sz w:val="20"/>
                <w:szCs w:val="20"/>
                <w:rtl w:val="0"/>
              </w:rPr>
              <w:t xml:space="preserve">Cycling [days/yr]</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right"/>
              <w:rPr>
                <w:sz w:val="20"/>
                <w:szCs w:val="20"/>
              </w:rPr>
            </w:pPr>
            <w:r w:rsidDel="00000000" w:rsidR="00000000" w:rsidRPr="00000000">
              <w:rPr>
                <w:sz w:val="20"/>
                <w:szCs w:val="20"/>
                <w:rtl w:val="0"/>
              </w:rPr>
              <w:t xml:space="preserve">288.5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center"/>
              <w:rPr>
                <w:sz w:val="20"/>
                <w:szCs w:val="20"/>
              </w:rPr>
            </w:pPr>
            <w:r w:rsidDel="00000000" w:rsidR="00000000" w:rsidRPr="00000000">
              <w:rPr>
                <w:sz w:val="20"/>
                <w:szCs w:val="20"/>
                <w:rtl w:val="0"/>
              </w:rPr>
              <w:t xml:space="preserve">[254.0–300.5]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ind w:left="566.9291338582675" w:firstLine="0"/>
              <w:rPr>
                <w:sz w:val="20"/>
                <w:szCs w:val="20"/>
              </w:rPr>
            </w:pPr>
            <w:r w:rsidDel="00000000" w:rsidR="00000000" w:rsidRPr="00000000">
              <w:rPr>
                <w:sz w:val="20"/>
                <w:szCs w:val="20"/>
                <w:rtl w:val="0"/>
              </w:rPr>
              <w:t xml:space="preserve">Competition [days/yr]</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right"/>
              <w:rPr>
                <w:sz w:val="20"/>
                <w:szCs w:val="20"/>
              </w:rPr>
            </w:pPr>
            <w:r w:rsidDel="00000000" w:rsidR="00000000" w:rsidRPr="00000000">
              <w:rPr>
                <w:sz w:val="20"/>
                <w:szCs w:val="20"/>
                <w:rtl w:val="0"/>
              </w:rPr>
              <w:t xml:space="preserve">36.0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center"/>
              <w:rPr>
                <w:sz w:val="20"/>
                <w:szCs w:val="20"/>
              </w:rPr>
            </w:pPr>
            <w:r w:rsidDel="00000000" w:rsidR="00000000" w:rsidRPr="00000000">
              <w:rPr>
                <w:sz w:val="20"/>
                <w:szCs w:val="20"/>
                <w:rtl w:val="0"/>
              </w:rPr>
              <w:t xml:space="preserve">[23.0–47.2]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ind w:left="566.9291338582675" w:firstLine="0"/>
              <w:rPr>
                <w:sz w:val="20"/>
                <w:szCs w:val="20"/>
              </w:rPr>
            </w:pPr>
            <w:r w:rsidDel="00000000" w:rsidR="00000000" w:rsidRPr="00000000">
              <w:rPr>
                <w:sz w:val="20"/>
                <w:szCs w:val="20"/>
                <w:rtl w:val="0"/>
              </w:rPr>
              <w:t xml:space="preserve">Distance cycled [km/yr]</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right"/>
              <w:rPr>
                <w:sz w:val="20"/>
                <w:szCs w:val="20"/>
              </w:rPr>
            </w:pPr>
            <w:r w:rsidDel="00000000" w:rsidR="00000000" w:rsidRPr="00000000">
              <w:rPr>
                <w:sz w:val="20"/>
                <w:szCs w:val="20"/>
                <w:rtl w:val="0"/>
              </w:rPr>
              <w:t xml:space="preserve">25,042.6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center"/>
              <w:rPr>
                <w:sz w:val="20"/>
                <w:szCs w:val="20"/>
              </w:rPr>
            </w:pPr>
            <w:r w:rsidDel="00000000" w:rsidR="00000000" w:rsidRPr="00000000">
              <w:rPr>
                <w:sz w:val="20"/>
                <w:szCs w:val="20"/>
                <w:rtl w:val="0"/>
              </w:rPr>
              <w:t xml:space="preserve">[22,698.8–29,268.4]</w:t>
            </w:r>
          </w:p>
        </w:tc>
      </w:tr>
      <w:tr>
        <w:trPr>
          <w:cantSplit w:val="0"/>
          <w:trHeight w:val="40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ind w:left="283.46456692913375" w:firstLine="0"/>
              <w:rPr>
                <w:i w:val="1"/>
                <w:sz w:val="20"/>
                <w:szCs w:val="20"/>
              </w:rPr>
            </w:pPr>
            <w:r w:rsidDel="00000000" w:rsidR="00000000" w:rsidRPr="00000000">
              <w:rPr>
                <w:i w:val="1"/>
                <w:sz w:val="20"/>
                <w:szCs w:val="20"/>
                <w:rtl w:val="0"/>
              </w:rPr>
              <w:t xml:space="preserve">Cycling day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ind w:left="566.9291338582675" w:firstLine="0"/>
              <w:rPr>
                <w:sz w:val="20"/>
                <w:szCs w:val="20"/>
              </w:rPr>
            </w:pPr>
            <w:r w:rsidDel="00000000" w:rsidR="00000000" w:rsidRPr="00000000">
              <w:rPr>
                <w:sz w:val="20"/>
                <w:szCs w:val="20"/>
                <w:rtl w:val="0"/>
              </w:rPr>
              <w:t xml:space="preserve">Mean time cycled [h/day]</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jc w:val="right"/>
              <w:rPr>
                <w:sz w:val="20"/>
                <w:szCs w:val="20"/>
              </w:rPr>
            </w:pPr>
            <w:r w:rsidDel="00000000" w:rsidR="00000000" w:rsidRPr="00000000">
              <w:rPr>
                <w:sz w:val="20"/>
                <w:szCs w:val="20"/>
                <w:rtl w:val="0"/>
              </w:rPr>
              <w:t xml:space="preserve">3.1</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center"/>
              <w:rPr>
                <w:sz w:val="20"/>
                <w:szCs w:val="20"/>
              </w:rPr>
            </w:pPr>
            <w:r w:rsidDel="00000000" w:rsidR="00000000" w:rsidRPr="00000000">
              <w:rPr>
                <w:sz w:val="20"/>
                <w:szCs w:val="20"/>
                <w:rtl w:val="0"/>
              </w:rPr>
              <w:t xml:space="preserve">[3.0–3.3]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ind w:left="566.9291338582675" w:firstLine="0"/>
              <w:rPr>
                <w:sz w:val="20"/>
                <w:szCs w:val="20"/>
              </w:rPr>
            </w:pPr>
            <w:r w:rsidDel="00000000" w:rsidR="00000000" w:rsidRPr="00000000">
              <w:rPr>
                <w:sz w:val="20"/>
                <w:szCs w:val="20"/>
                <w:rtl w:val="0"/>
              </w:rPr>
              <w:t xml:space="preserve">Mean distance cycled [km/day]</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jc w:val="right"/>
              <w:rPr>
                <w:sz w:val="20"/>
                <w:szCs w:val="20"/>
              </w:rPr>
            </w:pPr>
            <w:r w:rsidDel="00000000" w:rsidR="00000000" w:rsidRPr="00000000">
              <w:rPr>
                <w:sz w:val="20"/>
                <w:szCs w:val="20"/>
                <w:rtl w:val="0"/>
              </w:rPr>
              <w:t xml:space="preserve">97.1</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center"/>
              <w:rPr>
                <w:sz w:val="20"/>
                <w:szCs w:val="20"/>
              </w:rPr>
            </w:pPr>
            <w:r w:rsidDel="00000000" w:rsidR="00000000" w:rsidRPr="00000000">
              <w:rPr>
                <w:sz w:val="20"/>
                <w:szCs w:val="20"/>
                <w:rtl w:val="0"/>
              </w:rPr>
              <w:t xml:space="preserve">[89.3–103.2]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ind w:left="566.9291338582675" w:firstLine="0"/>
              <w:rPr>
                <w:sz w:val="20"/>
                <w:szCs w:val="20"/>
              </w:rPr>
            </w:pPr>
            <w:r w:rsidDel="00000000" w:rsidR="00000000" w:rsidRPr="00000000">
              <w:rPr>
                <w:sz w:val="20"/>
                <w:szCs w:val="20"/>
                <w:rtl w:val="0"/>
              </w:rPr>
              <w:t xml:space="preserve">Mean elevation gain [m/day]</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right"/>
              <w:rPr>
                <w:sz w:val="20"/>
                <w:szCs w:val="20"/>
              </w:rPr>
            </w:pPr>
            <w:r w:rsidDel="00000000" w:rsidR="00000000" w:rsidRPr="00000000">
              <w:rPr>
                <w:sz w:val="20"/>
                <w:szCs w:val="20"/>
                <w:rtl w:val="0"/>
              </w:rPr>
              <w:t xml:space="preserve">1,229.9</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center"/>
              <w:rPr>
                <w:sz w:val="20"/>
                <w:szCs w:val="20"/>
              </w:rPr>
            </w:pPr>
            <w:r w:rsidDel="00000000" w:rsidR="00000000" w:rsidRPr="00000000">
              <w:rPr>
                <w:sz w:val="20"/>
                <w:szCs w:val="20"/>
                <w:rtl w:val="0"/>
              </w:rPr>
              <w:t xml:space="preserve">[1,123.2–1,317.5]</w:t>
            </w:r>
          </w:p>
        </w:tc>
      </w:tr>
    </w:tbl>
    <w:p w:rsidR="00000000" w:rsidDel="00000000" w:rsidP="00000000" w:rsidRDefault="00000000" w:rsidRPr="00000000" w14:paraId="000000E9">
      <w:pPr>
        <w:spacing w:after="0" w:line="480" w:lineRule="auto"/>
        <w:jc w:val="both"/>
        <w:rPr>
          <w:sz w:val="24"/>
          <w:szCs w:val="24"/>
        </w:rPr>
        <w:sectPr>
          <w:type w:val="nextPage"/>
          <w:pgSz w:h="16838" w:w="11906" w:orient="portrait"/>
          <w:pgMar w:bottom="1440.0000000000002" w:top="1440.0000000000002" w:left="1440.0000000000002" w:right="1440.0000000000002" w:header="708" w:footer="708"/>
        </w:sectPr>
      </w:pPr>
      <w:r w:rsidDel="00000000" w:rsidR="00000000" w:rsidRPr="00000000">
        <w:rPr>
          <w:sz w:val="24"/>
          <w:szCs w:val="24"/>
          <w:rtl w:val="0"/>
        </w:rPr>
        <w:t xml:space="preserve">Demographic, anthropometric, diabetes and physical exercise characteristics of (n=12) professional cyclists. Data are median [interquartile range] or n [%] unless otherwise indicated. Abbreviations: MDI = multiple daily injections; CSII = continuous subcutaneous insulin infusion.</w:t>
      </w:r>
    </w:p>
    <w:p w:rsidR="00000000" w:rsidDel="00000000" w:rsidP="00000000" w:rsidRDefault="00000000" w:rsidRPr="00000000" w14:paraId="000000EA">
      <w:pPr>
        <w:keepNext w:val="1"/>
        <w:spacing w:after="0" w:line="480" w:lineRule="auto"/>
        <w:jc w:val="both"/>
        <w:rPr>
          <w:b w:val="1"/>
          <w:sz w:val="24"/>
          <w:szCs w:val="24"/>
        </w:rPr>
      </w:pPr>
      <w:r w:rsidDel="00000000" w:rsidR="00000000" w:rsidRPr="00000000">
        <w:rPr>
          <w:b w:val="1"/>
          <w:sz w:val="24"/>
          <w:szCs w:val="24"/>
          <w:rtl w:val="0"/>
        </w:rPr>
        <w:t xml:space="preserve">TABLE 2. Summary Statistics of Glycemia</w:t>
      </w:r>
      <w:r w:rsidDel="00000000" w:rsidR="00000000" w:rsidRPr="00000000">
        <w:rPr>
          <w:rtl w:val="0"/>
        </w:rPr>
      </w:r>
    </w:p>
    <w:tbl>
      <w:tblPr>
        <w:tblStyle w:val="Table2"/>
        <w:tblW w:w="15805.51181102362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0"/>
        <w:gridCol w:w="907.0866141732284"/>
        <w:gridCol w:w="1474.0157480314963"/>
        <w:gridCol w:w="907.0866141732284"/>
        <w:gridCol w:w="1474.0157480314963"/>
        <w:gridCol w:w="907.0866141732284"/>
        <w:gridCol w:w="1474.0157480314963"/>
        <w:gridCol w:w="907.0866141732284"/>
        <w:gridCol w:w="1474.0157480314963"/>
        <w:gridCol w:w="907.0866141732284"/>
        <w:gridCol w:w="1474.0157480314963"/>
        <w:tblGridChange w:id="0">
          <w:tblGrid>
            <w:gridCol w:w="3900"/>
            <w:gridCol w:w="907.0866141732284"/>
            <w:gridCol w:w="1474.0157480314963"/>
            <w:gridCol w:w="907.0866141732284"/>
            <w:gridCol w:w="1474.0157480314963"/>
            <w:gridCol w:w="907.0866141732284"/>
            <w:gridCol w:w="1474.0157480314963"/>
            <w:gridCol w:w="907.0866141732284"/>
            <w:gridCol w:w="1474.0157480314963"/>
            <w:gridCol w:w="907.0866141732284"/>
            <w:gridCol w:w="1474.0157480314963"/>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b w:val="1"/>
                <w:sz w:val="20"/>
                <w:szCs w:val="20"/>
              </w:rPr>
            </w:pPr>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center"/>
              <w:rPr>
                <w:b w:val="1"/>
                <w:sz w:val="20"/>
                <w:szCs w:val="20"/>
              </w:rPr>
            </w:pPr>
            <w:r w:rsidDel="00000000" w:rsidR="00000000" w:rsidRPr="00000000">
              <w:rPr>
                <w:b w:val="1"/>
                <w:sz w:val="20"/>
                <w:szCs w:val="20"/>
                <w:rtl w:val="0"/>
              </w:rPr>
              <w:t xml:space="preserve">Entire day</w:t>
            </w:r>
          </w:p>
          <w:p w:rsidR="00000000" w:rsidDel="00000000" w:rsidP="00000000" w:rsidRDefault="00000000" w:rsidRPr="00000000" w14:paraId="000000ED">
            <w:pPr>
              <w:widowControl w:val="0"/>
              <w:spacing w:after="0" w:line="240" w:lineRule="auto"/>
              <w:jc w:val="center"/>
              <w:rPr>
                <w:sz w:val="20"/>
                <w:szCs w:val="20"/>
              </w:rPr>
            </w:pPr>
            <w:r w:rsidDel="00000000" w:rsidR="00000000" w:rsidRPr="00000000">
              <w:rPr>
                <w:sz w:val="20"/>
                <w:szCs w:val="20"/>
                <w:rtl w:val="0"/>
              </w:rPr>
              <w:t xml:space="preserve">(06:00–06:00h)</w:t>
            </w:r>
          </w:p>
        </w:tc>
        <w:tc>
          <w:tcPr>
            <w:gridSpan w:val="2"/>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center"/>
              <w:rPr>
                <w:sz w:val="20"/>
                <w:szCs w:val="20"/>
              </w:rPr>
            </w:pPr>
            <w:r w:rsidDel="00000000" w:rsidR="00000000" w:rsidRPr="00000000">
              <w:rPr>
                <w:b w:val="1"/>
                <w:sz w:val="20"/>
                <w:szCs w:val="20"/>
                <w:rtl w:val="0"/>
              </w:rPr>
              <w:t xml:space="preserve">Wake</w:t>
              <w:br w:type="textWrapping"/>
            </w:r>
            <w:r w:rsidDel="00000000" w:rsidR="00000000" w:rsidRPr="00000000">
              <w:rPr>
                <w:sz w:val="20"/>
                <w:szCs w:val="20"/>
                <w:rtl w:val="0"/>
              </w:rPr>
              <w:t xml:space="preserve">(06:00–00:00h)</w:t>
            </w:r>
          </w:p>
        </w:tc>
        <w:tc>
          <w:tcPr>
            <w:gridSpan w:val="2"/>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jc w:val="center"/>
              <w:rPr>
                <w:b w:val="1"/>
                <w:sz w:val="20"/>
                <w:szCs w:val="20"/>
              </w:rPr>
            </w:pPr>
            <w:r w:rsidDel="00000000" w:rsidR="00000000" w:rsidRPr="00000000">
              <w:rPr>
                <w:b w:val="1"/>
                <w:sz w:val="20"/>
                <w:szCs w:val="20"/>
                <w:rtl w:val="0"/>
              </w:rPr>
              <w:t xml:space="preserve">Exercise</w:t>
            </w:r>
          </w:p>
        </w:tc>
        <w:tc>
          <w:tcPr>
            <w:gridSpan w:val="2"/>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center"/>
              <w:rPr>
                <w:sz w:val="20"/>
                <w:szCs w:val="20"/>
              </w:rPr>
            </w:pPr>
            <w:r w:rsidDel="00000000" w:rsidR="00000000" w:rsidRPr="00000000">
              <w:rPr>
                <w:b w:val="1"/>
                <w:sz w:val="20"/>
                <w:szCs w:val="20"/>
                <w:rtl w:val="0"/>
              </w:rPr>
              <w:t xml:space="preserve">Recovery</w:t>
              <w:br w:type="textWrapping"/>
            </w:r>
            <w:r w:rsidDel="00000000" w:rsidR="00000000" w:rsidRPr="00000000">
              <w:rPr>
                <w:sz w:val="20"/>
                <w:szCs w:val="20"/>
                <w:rtl w:val="0"/>
              </w:rPr>
              <w:t xml:space="preserve">(4h post-exercise)</w:t>
            </w:r>
          </w:p>
        </w:tc>
        <w:tc>
          <w:tcPr>
            <w:gridSpan w:val="2"/>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jc w:val="center"/>
              <w:rPr>
                <w:b w:val="1"/>
                <w:sz w:val="20"/>
                <w:szCs w:val="20"/>
              </w:rPr>
            </w:pPr>
            <w:r w:rsidDel="00000000" w:rsidR="00000000" w:rsidRPr="00000000">
              <w:rPr>
                <w:b w:val="1"/>
                <w:sz w:val="20"/>
                <w:szCs w:val="20"/>
                <w:rtl w:val="0"/>
              </w:rPr>
              <w:t xml:space="preserve">Sleep</w:t>
            </w:r>
          </w:p>
          <w:p w:rsidR="00000000" w:rsidDel="00000000" w:rsidP="00000000" w:rsidRDefault="00000000" w:rsidRPr="00000000" w14:paraId="000000F6">
            <w:pPr>
              <w:widowControl w:val="0"/>
              <w:spacing w:after="0" w:line="240" w:lineRule="auto"/>
              <w:jc w:val="center"/>
              <w:rPr>
                <w:sz w:val="20"/>
                <w:szCs w:val="20"/>
              </w:rPr>
            </w:pPr>
            <w:r w:rsidDel="00000000" w:rsidR="00000000" w:rsidRPr="00000000">
              <w:rPr>
                <w:sz w:val="20"/>
                <w:szCs w:val="20"/>
                <w:rtl w:val="0"/>
              </w:rPr>
              <w:t xml:space="preserve">(00:00–06:00h)</w:t>
            </w:r>
          </w:p>
        </w:tc>
      </w:tr>
      <w:tr>
        <w:trPr>
          <w:cantSplit w:val="0"/>
          <w:trHeight w:val="400" w:hRule="atLeast"/>
          <w:tblHeader w:val="0"/>
        </w:trPr>
        <w:tc>
          <w:tcPr>
            <w:gridSpan w:val="11"/>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b w:val="1"/>
                <w:sz w:val="20"/>
                <w:szCs w:val="20"/>
              </w:rPr>
            </w:pPr>
            <w:r w:rsidDel="00000000" w:rsidR="00000000" w:rsidRPr="00000000">
              <w:rPr>
                <w:b w:val="1"/>
                <w:sz w:val="20"/>
                <w:szCs w:val="20"/>
                <w:rtl w:val="0"/>
              </w:rPr>
              <w:t xml:space="preserve">All days (2,115 obs.)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rPr>
                <w:sz w:val="20"/>
                <w:szCs w:val="20"/>
              </w:rPr>
            </w:pPr>
            <w:r w:rsidDel="00000000" w:rsidR="00000000" w:rsidRPr="00000000">
              <w:rPr>
                <w:sz w:val="20"/>
                <w:szCs w:val="20"/>
                <w:rtl w:val="0"/>
              </w:rPr>
              <w:t xml:space="preserve">Mean glucose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right"/>
              <w:rPr>
                <w:sz w:val="20"/>
                <w:szCs w:val="20"/>
              </w:rPr>
            </w:pPr>
            <w:r w:rsidDel="00000000" w:rsidR="00000000" w:rsidRPr="00000000">
              <w:rPr>
                <w:sz w:val="20"/>
                <w:szCs w:val="20"/>
                <w:rtl w:val="0"/>
              </w:rPr>
              <w:t xml:space="preserve">145.3</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center"/>
              <w:rPr>
                <w:sz w:val="20"/>
                <w:szCs w:val="20"/>
              </w:rPr>
            </w:pPr>
            <w:r w:rsidDel="00000000" w:rsidR="00000000" w:rsidRPr="00000000">
              <w:rPr>
                <w:sz w:val="20"/>
                <w:szCs w:val="20"/>
                <w:rtl w:val="0"/>
              </w:rPr>
              <w:t xml:space="preserve">[135.3–157.0]</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right"/>
              <w:rPr>
                <w:sz w:val="20"/>
                <w:szCs w:val="20"/>
              </w:rPr>
            </w:pPr>
            <w:r w:rsidDel="00000000" w:rsidR="00000000" w:rsidRPr="00000000">
              <w:rPr>
                <w:sz w:val="20"/>
                <w:szCs w:val="20"/>
                <w:rtl w:val="0"/>
              </w:rPr>
              <w:t xml:space="preserve">150.4</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sz w:val="20"/>
                <w:szCs w:val="20"/>
              </w:rPr>
            </w:pPr>
            <w:r w:rsidDel="00000000" w:rsidR="00000000" w:rsidRPr="00000000">
              <w:rPr>
                <w:sz w:val="20"/>
                <w:szCs w:val="20"/>
                <w:rtl w:val="0"/>
              </w:rPr>
              <w:t xml:space="preserve">[138.3–160.7]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right"/>
              <w:rPr>
                <w:sz w:val="20"/>
                <w:szCs w:val="20"/>
              </w:rPr>
            </w:pPr>
            <w:r w:rsidDel="00000000" w:rsidR="00000000" w:rsidRPr="00000000">
              <w:rPr>
                <w:sz w:val="20"/>
                <w:szCs w:val="20"/>
                <w:rtl w:val="0"/>
              </w:rPr>
              <w:t xml:space="preserve">143.6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center"/>
              <w:rPr>
                <w:sz w:val="20"/>
                <w:szCs w:val="20"/>
              </w:rPr>
            </w:pPr>
            <w:r w:rsidDel="00000000" w:rsidR="00000000" w:rsidRPr="00000000">
              <w:rPr>
                <w:sz w:val="20"/>
                <w:szCs w:val="20"/>
                <w:rtl w:val="0"/>
              </w:rPr>
              <w:t xml:space="preserve">[130.4–163.0]</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right"/>
              <w:rPr>
                <w:sz w:val="20"/>
                <w:szCs w:val="20"/>
              </w:rPr>
            </w:pPr>
            <w:r w:rsidDel="00000000" w:rsidR="00000000" w:rsidRPr="00000000">
              <w:rPr>
                <w:sz w:val="20"/>
                <w:szCs w:val="20"/>
                <w:rtl w:val="0"/>
              </w:rPr>
              <w:t xml:space="preserve">157.3</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sz w:val="20"/>
                <w:szCs w:val="20"/>
              </w:rPr>
            </w:pPr>
            <w:r w:rsidDel="00000000" w:rsidR="00000000" w:rsidRPr="00000000">
              <w:rPr>
                <w:sz w:val="20"/>
                <w:szCs w:val="20"/>
                <w:rtl w:val="0"/>
              </w:rPr>
              <w:t xml:space="preserve">[141.8–165.1]</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right"/>
              <w:rPr>
                <w:sz w:val="20"/>
                <w:szCs w:val="20"/>
              </w:rPr>
            </w:pPr>
            <w:r w:rsidDel="00000000" w:rsidR="00000000" w:rsidRPr="00000000">
              <w:rPr>
                <w:sz w:val="20"/>
                <w:szCs w:val="20"/>
                <w:rtl w:val="0"/>
              </w:rPr>
              <w:t xml:space="preserve">134.9</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jc w:val="center"/>
              <w:rPr>
                <w:sz w:val="20"/>
                <w:szCs w:val="20"/>
              </w:rPr>
            </w:pPr>
            <w:r w:rsidDel="00000000" w:rsidR="00000000" w:rsidRPr="00000000">
              <w:rPr>
                <w:sz w:val="20"/>
                <w:szCs w:val="20"/>
                <w:rtl w:val="0"/>
              </w:rPr>
              <w:t xml:space="preserve">[126.1–143.5]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sz w:val="20"/>
                <w:szCs w:val="20"/>
              </w:rPr>
            </w:pPr>
            <w:r w:rsidDel="00000000" w:rsidR="00000000" w:rsidRPr="00000000">
              <w:rPr>
                <w:sz w:val="20"/>
                <w:szCs w:val="20"/>
                <w:rtl w:val="0"/>
              </w:rPr>
              <w:t xml:space="preserve">Coefficient of variation (CV) [%]</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right"/>
              <w:rPr>
                <w:b w:val="1"/>
                <w:sz w:val="20"/>
                <w:szCs w:val="20"/>
              </w:rPr>
            </w:pPr>
            <w:r w:rsidDel="00000000" w:rsidR="00000000" w:rsidRPr="00000000">
              <w:rPr>
                <w:b w:val="1"/>
                <w:sz w:val="20"/>
                <w:szCs w:val="20"/>
                <w:rtl w:val="0"/>
              </w:rPr>
              <w:t xml:space="preserve">39.9</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center"/>
              <w:rPr>
                <w:b w:val="1"/>
                <w:sz w:val="20"/>
                <w:szCs w:val="20"/>
              </w:rPr>
            </w:pPr>
            <w:r w:rsidDel="00000000" w:rsidR="00000000" w:rsidRPr="00000000">
              <w:rPr>
                <w:b w:val="1"/>
                <w:sz w:val="20"/>
                <w:szCs w:val="20"/>
                <w:rtl w:val="0"/>
              </w:rPr>
              <w:t xml:space="preserve">[34.0–41.7]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jc w:val="right"/>
              <w:rPr>
                <w:b w:val="1"/>
                <w:sz w:val="20"/>
                <w:szCs w:val="20"/>
              </w:rPr>
            </w:pPr>
            <w:r w:rsidDel="00000000" w:rsidR="00000000" w:rsidRPr="00000000">
              <w:rPr>
                <w:b w:val="1"/>
                <w:sz w:val="20"/>
                <w:szCs w:val="20"/>
                <w:rtl w:val="0"/>
              </w:rPr>
              <w:t xml:space="preserve">38.9</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center"/>
              <w:rPr>
                <w:b w:val="1"/>
                <w:sz w:val="20"/>
                <w:szCs w:val="20"/>
              </w:rPr>
            </w:pPr>
            <w:r w:rsidDel="00000000" w:rsidR="00000000" w:rsidRPr="00000000">
              <w:rPr>
                <w:b w:val="1"/>
                <w:sz w:val="20"/>
                <w:szCs w:val="20"/>
                <w:rtl w:val="0"/>
              </w:rPr>
              <w:t xml:space="preserve">[33.3–40.9]</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right"/>
              <w:rPr>
                <w:b w:val="1"/>
                <w:sz w:val="20"/>
                <w:szCs w:val="20"/>
              </w:rPr>
            </w:pPr>
            <w:r w:rsidDel="00000000" w:rsidR="00000000" w:rsidRPr="00000000">
              <w:rPr>
                <w:b w:val="1"/>
                <w:sz w:val="20"/>
                <w:szCs w:val="20"/>
                <w:rtl w:val="0"/>
              </w:rPr>
              <w:t xml:space="preserve">36.9</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center"/>
              <w:rPr>
                <w:b w:val="1"/>
                <w:sz w:val="20"/>
                <w:szCs w:val="20"/>
              </w:rPr>
            </w:pPr>
            <w:r w:rsidDel="00000000" w:rsidR="00000000" w:rsidRPr="00000000">
              <w:rPr>
                <w:b w:val="1"/>
                <w:sz w:val="20"/>
                <w:szCs w:val="20"/>
                <w:rtl w:val="0"/>
              </w:rPr>
              <w:t xml:space="preserve">[34.9–44.3]</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jc w:val="right"/>
              <w:rPr>
                <w:sz w:val="20"/>
                <w:szCs w:val="20"/>
              </w:rPr>
            </w:pPr>
            <w:r w:rsidDel="00000000" w:rsidR="00000000" w:rsidRPr="00000000">
              <w:rPr>
                <w:sz w:val="20"/>
                <w:szCs w:val="20"/>
                <w:rtl w:val="0"/>
              </w:rPr>
              <w:t xml:space="preserve">35.5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center"/>
              <w:rPr>
                <w:sz w:val="20"/>
                <w:szCs w:val="20"/>
              </w:rPr>
            </w:pPr>
            <w:r w:rsidDel="00000000" w:rsidR="00000000" w:rsidRPr="00000000">
              <w:rPr>
                <w:sz w:val="20"/>
                <w:szCs w:val="20"/>
                <w:rtl w:val="0"/>
              </w:rPr>
              <w:t xml:space="preserve">[32.7–41.9]</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jc w:val="right"/>
              <w:rPr>
                <w:b w:val="1"/>
                <w:sz w:val="20"/>
                <w:szCs w:val="20"/>
              </w:rPr>
            </w:pPr>
            <w:r w:rsidDel="00000000" w:rsidR="00000000" w:rsidRPr="00000000">
              <w:rPr>
                <w:b w:val="1"/>
                <w:sz w:val="20"/>
                <w:szCs w:val="20"/>
                <w:rtl w:val="0"/>
              </w:rPr>
              <w:t xml:space="preserve">40.3</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center"/>
              <w:rPr>
                <w:b w:val="1"/>
                <w:sz w:val="20"/>
                <w:szCs w:val="20"/>
              </w:rPr>
            </w:pPr>
            <w:r w:rsidDel="00000000" w:rsidR="00000000" w:rsidRPr="00000000">
              <w:rPr>
                <w:b w:val="1"/>
                <w:sz w:val="20"/>
                <w:szCs w:val="20"/>
                <w:rtl w:val="0"/>
              </w:rPr>
              <w:t xml:space="preserve">[36.0–46.8]</w:t>
            </w:r>
          </w:p>
        </w:tc>
      </w:tr>
      <w:tr>
        <w:trPr>
          <w:cantSplit w:val="0"/>
          <w:trHeight w:val="400" w:hRule="atLeast"/>
          <w:tblHeader w:val="0"/>
        </w:trPr>
        <w:tc>
          <w:tcPr>
            <w:gridSpan w:val="11"/>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i w:val="1"/>
                <w:sz w:val="20"/>
                <w:szCs w:val="20"/>
              </w:rPr>
            </w:pPr>
            <w:r w:rsidDel="00000000" w:rsidR="00000000" w:rsidRPr="00000000">
              <w:rPr>
                <w:i w:val="1"/>
                <w:sz w:val="20"/>
                <w:szCs w:val="20"/>
                <w:rtl w:val="0"/>
              </w:rPr>
              <w:t xml:space="preserve">CGM readings [%] in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ind w:left="0" w:firstLine="0"/>
              <w:rPr>
                <w:sz w:val="20"/>
                <w:szCs w:val="20"/>
              </w:rPr>
            </w:pPr>
            <w:r w:rsidDel="00000000" w:rsidR="00000000" w:rsidRPr="00000000">
              <w:rPr>
                <w:sz w:val="20"/>
                <w:szCs w:val="20"/>
                <w:rtl w:val="0"/>
              </w:rPr>
              <w:t xml:space="preserve">… hypoglycemia (&lt;70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right"/>
              <w:rPr>
                <w:b w:val="1"/>
                <w:sz w:val="20"/>
                <w:szCs w:val="20"/>
              </w:rPr>
            </w:pPr>
            <w:r w:rsidDel="00000000" w:rsidR="00000000" w:rsidRPr="00000000">
              <w:rPr>
                <w:b w:val="1"/>
                <w:sz w:val="20"/>
                <w:szCs w:val="20"/>
                <w:rtl w:val="0"/>
              </w:rPr>
              <w:t xml:space="preserve"> 5.3</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center"/>
              <w:rPr>
                <w:b w:val="1"/>
                <w:sz w:val="20"/>
                <w:szCs w:val="20"/>
              </w:rPr>
            </w:pPr>
            <w:r w:rsidDel="00000000" w:rsidR="00000000" w:rsidRPr="00000000">
              <w:rPr>
                <w:b w:val="1"/>
                <w:sz w:val="20"/>
                <w:szCs w:val="20"/>
                <w:rtl w:val="0"/>
              </w:rPr>
              <w:t xml:space="preserve">[2.6–9.2]</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right"/>
              <w:rPr>
                <w:sz w:val="20"/>
                <w:szCs w:val="20"/>
              </w:rPr>
            </w:pPr>
            <w:r w:rsidDel="00000000" w:rsidR="00000000" w:rsidRPr="00000000">
              <w:rPr>
                <w:sz w:val="20"/>
                <w:szCs w:val="20"/>
                <w:rtl w:val="0"/>
              </w:rPr>
              <w:t xml:space="preserve"> 4.6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center"/>
              <w:rPr>
                <w:sz w:val="20"/>
                <w:szCs w:val="20"/>
              </w:rPr>
            </w:pPr>
            <w:r w:rsidDel="00000000" w:rsidR="00000000" w:rsidRPr="00000000">
              <w:rPr>
                <w:sz w:val="20"/>
                <w:szCs w:val="20"/>
                <w:rtl w:val="0"/>
              </w:rPr>
              <w:t xml:space="preserve">[2.3–7.2]</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right"/>
              <w:rPr>
                <w:sz w:val="20"/>
                <w:szCs w:val="20"/>
              </w:rPr>
            </w:pPr>
            <w:r w:rsidDel="00000000" w:rsidR="00000000" w:rsidRPr="00000000">
              <w:rPr>
                <w:sz w:val="20"/>
                <w:szCs w:val="20"/>
                <w:rtl w:val="0"/>
              </w:rPr>
              <w:t xml:space="preserve"> 4.0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center"/>
              <w:rPr>
                <w:sz w:val="20"/>
                <w:szCs w:val="20"/>
              </w:rPr>
            </w:pPr>
            <w:r w:rsidDel="00000000" w:rsidR="00000000" w:rsidRPr="00000000">
              <w:rPr>
                <w:sz w:val="20"/>
                <w:szCs w:val="20"/>
                <w:rtl w:val="0"/>
              </w:rPr>
              <w:t xml:space="preserve">[2.2–6.0]</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right"/>
              <w:rPr>
                <w:sz w:val="20"/>
                <w:szCs w:val="20"/>
              </w:rPr>
            </w:pPr>
            <w:r w:rsidDel="00000000" w:rsidR="00000000" w:rsidRPr="00000000">
              <w:rPr>
                <w:sz w:val="20"/>
                <w:szCs w:val="20"/>
                <w:rtl w:val="0"/>
              </w:rPr>
              <w:t xml:space="preserve"> 2.7</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center"/>
              <w:rPr>
                <w:sz w:val="20"/>
                <w:szCs w:val="20"/>
              </w:rPr>
            </w:pPr>
            <w:r w:rsidDel="00000000" w:rsidR="00000000" w:rsidRPr="00000000">
              <w:rPr>
                <w:sz w:val="20"/>
                <w:szCs w:val="20"/>
                <w:rtl w:val="0"/>
              </w:rPr>
              <w:t xml:space="preserve">[1.6–6.1]</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right"/>
              <w:rPr>
                <w:b w:val="1"/>
                <w:sz w:val="20"/>
                <w:szCs w:val="20"/>
              </w:rPr>
            </w:pPr>
            <w:r w:rsidDel="00000000" w:rsidR="00000000" w:rsidRPr="00000000">
              <w:rPr>
                <w:b w:val="1"/>
                <w:sz w:val="20"/>
                <w:szCs w:val="20"/>
                <w:rtl w:val="0"/>
              </w:rPr>
              <w:t xml:space="preserve">9.4</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center"/>
              <w:rPr>
                <w:b w:val="1"/>
                <w:sz w:val="20"/>
                <w:szCs w:val="20"/>
              </w:rPr>
            </w:pPr>
            <w:r w:rsidDel="00000000" w:rsidR="00000000" w:rsidRPr="00000000">
              <w:rPr>
                <w:b w:val="1"/>
                <w:sz w:val="20"/>
                <w:szCs w:val="20"/>
                <w:rtl w:val="0"/>
              </w:rPr>
              <w:t xml:space="preserve"> [3.5–15.1]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ind w:left="283.46456692913375" w:firstLine="0"/>
              <w:rPr>
                <w:sz w:val="20"/>
                <w:szCs w:val="20"/>
              </w:rPr>
            </w:pPr>
            <w:r w:rsidDel="00000000" w:rsidR="00000000" w:rsidRPr="00000000">
              <w:rPr>
                <w:sz w:val="20"/>
                <w:szCs w:val="20"/>
                <w:rtl w:val="0"/>
              </w:rPr>
              <w:t xml:space="preserve">… hypoglycemia L2 (&lt;54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right"/>
              <w:rPr>
                <w:b w:val="1"/>
                <w:sz w:val="20"/>
                <w:szCs w:val="20"/>
              </w:rPr>
            </w:pPr>
            <w:r w:rsidDel="00000000" w:rsidR="00000000" w:rsidRPr="00000000">
              <w:rPr>
                <w:b w:val="1"/>
                <w:sz w:val="20"/>
                <w:szCs w:val="20"/>
                <w:rtl w:val="0"/>
              </w:rPr>
              <w:t xml:space="preserve">1.3</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center"/>
              <w:rPr>
                <w:b w:val="1"/>
                <w:sz w:val="20"/>
                <w:szCs w:val="20"/>
              </w:rPr>
            </w:pPr>
            <w:r w:rsidDel="00000000" w:rsidR="00000000" w:rsidRPr="00000000">
              <w:rPr>
                <w:b w:val="1"/>
                <w:sz w:val="20"/>
                <w:szCs w:val="20"/>
                <w:rtl w:val="0"/>
              </w:rPr>
              <w:t xml:space="preserve">[0.4–2.9]</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right"/>
              <w:rPr>
                <w:sz w:val="20"/>
                <w:szCs w:val="20"/>
              </w:rPr>
            </w:pPr>
            <w:r w:rsidDel="00000000" w:rsidR="00000000" w:rsidRPr="00000000">
              <w:rPr>
                <w:sz w:val="20"/>
                <w:szCs w:val="20"/>
                <w:rtl w:val="0"/>
              </w:rPr>
              <w:t xml:space="preserve">0.8</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center"/>
              <w:rPr>
                <w:sz w:val="20"/>
                <w:szCs w:val="20"/>
              </w:rPr>
            </w:pPr>
            <w:r w:rsidDel="00000000" w:rsidR="00000000" w:rsidRPr="00000000">
              <w:rPr>
                <w:sz w:val="20"/>
                <w:szCs w:val="20"/>
                <w:rtl w:val="0"/>
              </w:rPr>
              <w:t xml:space="preserve">[0.3–1.9]</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right"/>
              <w:rPr>
                <w:sz w:val="20"/>
                <w:szCs w:val="20"/>
              </w:rPr>
            </w:pPr>
            <w:r w:rsidDel="00000000" w:rsidR="00000000" w:rsidRPr="00000000">
              <w:rPr>
                <w:sz w:val="20"/>
                <w:szCs w:val="20"/>
                <w:rtl w:val="0"/>
              </w:rPr>
              <w:t xml:space="preserve">0.5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center"/>
              <w:rPr>
                <w:sz w:val="20"/>
                <w:szCs w:val="20"/>
              </w:rPr>
            </w:pPr>
            <w:r w:rsidDel="00000000" w:rsidR="00000000" w:rsidRPr="00000000">
              <w:rPr>
                <w:sz w:val="20"/>
                <w:szCs w:val="20"/>
                <w:rtl w:val="0"/>
              </w:rPr>
              <w:t xml:space="preserve">[0.2–1.1]</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right"/>
              <w:rPr>
                <w:sz w:val="20"/>
                <w:szCs w:val="20"/>
              </w:rPr>
            </w:pPr>
            <w:r w:rsidDel="00000000" w:rsidR="00000000" w:rsidRPr="00000000">
              <w:rPr>
                <w:sz w:val="20"/>
                <w:szCs w:val="20"/>
                <w:rtl w:val="0"/>
              </w:rPr>
              <w:t xml:space="preserve">0.5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sz w:val="20"/>
                <w:szCs w:val="20"/>
              </w:rPr>
            </w:pPr>
            <w:r w:rsidDel="00000000" w:rsidR="00000000" w:rsidRPr="00000000">
              <w:rPr>
                <w:sz w:val="20"/>
                <w:szCs w:val="20"/>
                <w:rtl w:val="0"/>
              </w:rPr>
              <w:t xml:space="preserve">[0.2–1.5]</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right"/>
              <w:rPr>
                <w:b w:val="1"/>
                <w:sz w:val="20"/>
                <w:szCs w:val="20"/>
              </w:rPr>
            </w:pPr>
            <w:r w:rsidDel="00000000" w:rsidR="00000000" w:rsidRPr="00000000">
              <w:rPr>
                <w:b w:val="1"/>
                <w:sz w:val="20"/>
                <w:szCs w:val="20"/>
                <w:rtl w:val="0"/>
              </w:rPr>
              <w:t xml:space="preserve">2.3</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b w:val="1"/>
                <w:sz w:val="20"/>
                <w:szCs w:val="20"/>
              </w:rPr>
            </w:pPr>
            <w:r w:rsidDel="00000000" w:rsidR="00000000" w:rsidRPr="00000000">
              <w:rPr>
                <w:b w:val="1"/>
                <w:sz w:val="20"/>
                <w:szCs w:val="20"/>
                <w:rtl w:val="0"/>
              </w:rPr>
              <w:t xml:space="preserve">[0.7–4.2]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ind w:left="283.46456692913375" w:firstLine="0"/>
              <w:rPr>
                <w:sz w:val="20"/>
                <w:szCs w:val="20"/>
              </w:rPr>
            </w:pPr>
            <w:r w:rsidDel="00000000" w:rsidR="00000000" w:rsidRPr="00000000">
              <w:rPr>
                <w:sz w:val="20"/>
                <w:szCs w:val="20"/>
                <w:rtl w:val="0"/>
              </w:rPr>
              <w:t xml:space="preserve">… hypoglycemia L1 (54–69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right"/>
              <w:rPr>
                <w:b w:val="1"/>
                <w:sz w:val="20"/>
                <w:szCs w:val="20"/>
              </w:rPr>
            </w:pPr>
            <w:r w:rsidDel="00000000" w:rsidR="00000000" w:rsidRPr="00000000">
              <w:rPr>
                <w:b w:val="1"/>
                <w:sz w:val="20"/>
                <w:szCs w:val="20"/>
                <w:rtl w:val="0"/>
              </w:rPr>
              <w:t xml:space="preserve">4.2</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center"/>
              <w:rPr>
                <w:b w:val="1"/>
                <w:sz w:val="20"/>
                <w:szCs w:val="20"/>
              </w:rPr>
            </w:pPr>
            <w:r w:rsidDel="00000000" w:rsidR="00000000" w:rsidRPr="00000000">
              <w:rPr>
                <w:b w:val="1"/>
                <w:sz w:val="20"/>
                <w:szCs w:val="20"/>
                <w:rtl w:val="0"/>
              </w:rPr>
              <w:t xml:space="preserve">[2.2–6.4]</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right"/>
              <w:rPr>
                <w:b w:val="1"/>
                <w:sz w:val="20"/>
                <w:szCs w:val="20"/>
              </w:rPr>
            </w:pPr>
            <w:r w:rsidDel="00000000" w:rsidR="00000000" w:rsidRPr="00000000">
              <w:rPr>
                <w:b w:val="1"/>
                <w:sz w:val="20"/>
                <w:szCs w:val="20"/>
                <w:rtl w:val="0"/>
              </w:rPr>
              <w:t xml:space="preserve">3.5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b w:val="1"/>
                <w:sz w:val="20"/>
                <w:szCs w:val="20"/>
              </w:rPr>
            </w:pPr>
            <w:r w:rsidDel="00000000" w:rsidR="00000000" w:rsidRPr="00000000">
              <w:rPr>
                <w:b w:val="1"/>
                <w:sz w:val="20"/>
                <w:szCs w:val="20"/>
                <w:rtl w:val="0"/>
              </w:rPr>
              <w:t xml:space="preserve">[1.9–5.2]</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right"/>
              <w:rPr>
                <w:b w:val="1"/>
                <w:sz w:val="20"/>
                <w:szCs w:val="20"/>
              </w:rPr>
            </w:pPr>
            <w:r w:rsidDel="00000000" w:rsidR="00000000" w:rsidRPr="00000000">
              <w:rPr>
                <w:b w:val="1"/>
                <w:sz w:val="20"/>
                <w:szCs w:val="20"/>
                <w:rtl w:val="0"/>
              </w:rPr>
              <w:t xml:space="preserve">3.4</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center"/>
              <w:rPr>
                <w:b w:val="1"/>
                <w:sz w:val="20"/>
                <w:szCs w:val="20"/>
              </w:rPr>
            </w:pPr>
            <w:r w:rsidDel="00000000" w:rsidR="00000000" w:rsidRPr="00000000">
              <w:rPr>
                <w:b w:val="1"/>
                <w:sz w:val="20"/>
                <w:szCs w:val="20"/>
                <w:rtl w:val="0"/>
              </w:rPr>
              <w:t xml:space="preserve">[2.0–4.9]</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right"/>
              <w:rPr>
                <w:sz w:val="20"/>
                <w:szCs w:val="20"/>
              </w:rPr>
            </w:pPr>
            <w:r w:rsidDel="00000000" w:rsidR="00000000" w:rsidRPr="00000000">
              <w:rPr>
                <w:sz w:val="20"/>
                <w:szCs w:val="20"/>
                <w:rtl w:val="0"/>
              </w:rPr>
              <w:t xml:space="preserve">2.3</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center"/>
              <w:rPr>
                <w:sz w:val="20"/>
                <w:szCs w:val="20"/>
              </w:rPr>
            </w:pPr>
            <w:r w:rsidDel="00000000" w:rsidR="00000000" w:rsidRPr="00000000">
              <w:rPr>
                <w:sz w:val="20"/>
                <w:szCs w:val="20"/>
                <w:rtl w:val="0"/>
              </w:rPr>
              <w:t xml:space="preserve">[1.4–4.5]</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right"/>
              <w:rPr>
                <w:b w:val="1"/>
                <w:sz w:val="20"/>
                <w:szCs w:val="20"/>
              </w:rPr>
            </w:pPr>
            <w:r w:rsidDel="00000000" w:rsidR="00000000" w:rsidRPr="00000000">
              <w:rPr>
                <w:b w:val="1"/>
                <w:sz w:val="20"/>
                <w:szCs w:val="20"/>
                <w:rtl w:val="0"/>
              </w:rPr>
              <w:t xml:space="preserve">6.2</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center"/>
              <w:rPr>
                <w:b w:val="1"/>
                <w:sz w:val="20"/>
                <w:szCs w:val="20"/>
              </w:rPr>
            </w:pPr>
            <w:r w:rsidDel="00000000" w:rsidR="00000000" w:rsidRPr="00000000">
              <w:rPr>
                <w:b w:val="1"/>
                <w:sz w:val="20"/>
                <w:szCs w:val="20"/>
                <w:rtl w:val="0"/>
              </w:rPr>
              <w:t xml:space="preserve">[2.1–8.8]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sz w:val="20"/>
                <w:szCs w:val="20"/>
              </w:rPr>
            </w:pPr>
            <w:r w:rsidDel="00000000" w:rsidR="00000000" w:rsidRPr="00000000">
              <w:rPr>
                <w:sz w:val="20"/>
                <w:szCs w:val="20"/>
                <w:rtl w:val="0"/>
              </w:rPr>
              <w:t xml:space="preserve">… target range (70–180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right"/>
              <w:rPr>
                <w:b w:val="1"/>
                <w:sz w:val="20"/>
                <w:szCs w:val="20"/>
              </w:rPr>
            </w:pPr>
            <w:r w:rsidDel="00000000" w:rsidR="00000000" w:rsidRPr="00000000">
              <w:rPr>
                <w:b w:val="1"/>
                <w:sz w:val="20"/>
                <w:szCs w:val="20"/>
                <w:rtl w:val="0"/>
              </w:rPr>
              <w:t xml:space="preserve">66.1</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center"/>
              <w:rPr>
                <w:b w:val="1"/>
                <w:sz w:val="20"/>
                <w:szCs w:val="20"/>
              </w:rPr>
            </w:pPr>
            <w:r w:rsidDel="00000000" w:rsidR="00000000" w:rsidRPr="00000000">
              <w:rPr>
                <w:b w:val="1"/>
                <w:sz w:val="20"/>
                <w:szCs w:val="20"/>
                <w:rtl w:val="0"/>
              </w:rPr>
              <w:t xml:space="preserve">[62.4–82.2]</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right"/>
              <w:rPr>
                <w:b w:val="1"/>
                <w:sz w:val="20"/>
                <w:szCs w:val="20"/>
              </w:rPr>
            </w:pPr>
            <w:r w:rsidDel="00000000" w:rsidR="00000000" w:rsidRPr="00000000">
              <w:rPr>
                <w:b w:val="1"/>
                <w:sz w:val="20"/>
                <w:szCs w:val="20"/>
                <w:rtl w:val="0"/>
              </w:rPr>
              <w:t xml:space="preserve">66.6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b w:val="1"/>
                <w:sz w:val="20"/>
                <w:szCs w:val="20"/>
              </w:rPr>
            </w:pPr>
            <w:r w:rsidDel="00000000" w:rsidR="00000000" w:rsidRPr="00000000">
              <w:rPr>
                <w:b w:val="1"/>
                <w:sz w:val="20"/>
                <w:szCs w:val="20"/>
                <w:rtl w:val="0"/>
              </w:rPr>
              <w:t xml:space="preserve">[59.2–81.9]</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right"/>
              <w:rPr>
                <w:sz w:val="20"/>
                <w:szCs w:val="20"/>
              </w:rPr>
            </w:pPr>
            <w:r w:rsidDel="00000000" w:rsidR="00000000" w:rsidRPr="00000000">
              <w:rPr>
                <w:sz w:val="20"/>
                <w:szCs w:val="20"/>
                <w:rtl w:val="0"/>
              </w:rPr>
              <w:t xml:space="preserve">71.0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sz w:val="20"/>
                <w:szCs w:val="20"/>
              </w:rPr>
            </w:pPr>
            <w:r w:rsidDel="00000000" w:rsidR="00000000" w:rsidRPr="00000000">
              <w:rPr>
                <w:sz w:val="20"/>
                <w:szCs w:val="20"/>
                <w:rtl w:val="0"/>
              </w:rPr>
              <w:t xml:space="preserve">[58.7–83.0]</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right"/>
              <w:rPr>
                <w:b w:val="1"/>
                <w:sz w:val="20"/>
                <w:szCs w:val="20"/>
              </w:rPr>
            </w:pPr>
            <w:r w:rsidDel="00000000" w:rsidR="00000000" w:rsidRPr="00000000">
              <w:rPr>
                <w:b w:val="1"/>
                <w:sz w:val="20"/>
                <w:szCs w:val="20"/>
                <w:rtl w:val="0"/>
              </w:rPr>
              <w:t xml:space="preserve">67.2</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jc w:val="center"/>
              <w:rPr>
                <w:b w:val="1"/>
                <w:sz w:val="20"/>
                <w:szCs w:val="20"/>
              </w:rPr>
            </w:pPr>
            <w:r w:rsidDel="00000000" w:rsidR="00000000" w:rsidRPr="00000000">
              <w:rPr>
                <w:b w:val="1"/>
                <w:sz w:val="20"/>
                <w:szCs w:val="20"/>
                <w:rtl w:val="0"/>
              </w:rPr>
              <w:t xml:space="preserve">[59.1–72.6]</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jc w:val="right"/>
              <w:rPr>
                <w:sz w:val="20"/>
                <w:szCs w:val="20"/>
              </w:rPr>
            </w:pPr>
            <w:r w:rsidDel="00000000" w:rsidR="00000000" w:rsidRPr="00000000">
              <w:rPr>
                <w:sz w:val="20"/>
                <w:szCs w:val="20"/>
                <w:rtl w:val="0"/>
              </w:rPr>
              <w:t xml:space="preserve">72.4</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jc w:val="center"/>
              <w:rPr>
                <w:sz w:val="20"/>
                <w:szCs w:val="20"/>
              </w:rPr>
            </w:pPr>
            <w:r w:rsidDel="00000000" w:rsidR="00000000" w:rsidRPr="00000000">
              <w:rPr>
                <w:sz w:val="20"/>
                <w:szCs w:val="20"/>
                <w:rtl w:val="0"/>
              </w:rPr>
              <w:t xml:space="preserve">[62.4–80.7]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ind w:left="0" w:firstLine="0"/>
              <w:rPr>
                <w:sz w:val="20"/>
                <w:szCs w:val="20"/>
              </w:rPr>
            </w:pPr>
            <w:r w:rsidDel="00000000" w:rsidR="00000000" w:rsidRPr="00000000">
              <w:rPr>
                <w:sz w:val="20"/>
                <w:szCs w:val="20"/>
                <w:rtl w:val="0"/>
              </w:rPr>
              <w:t xml:space="preserve">… hyperglycemia (&gt;180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right"/>
              <w:rPr>
                <w:sz w:val="20"/>
                <w:szCs w:val="20"/>
              </w:rPr>
            </w:pPr>
            <w:r w:rsidDel="00000000" w:rsidR="00000000" w:rsidRPr="00000000">
              <w:rPr>
                <w:sz w:val="20"/>
                <w:szCs w:val="20"/>
                <w:rtl w:val="0"/>
              </w:rPr>
              <w:t xml:space="preserve"> 25.3</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jc w:val="center"/>
              <w:rPr>
                <w:sz w:val="20"/>
                <w:szCs w:val="20"/>
              </w:rPr>
            </w:pPr>
            <w:r w:rsidDel="00000000" w:rsidR="00000000" w:rsidRPr="00000000">
              <w:rPr>
                <w:sz w:val="20"/>
                <w:szCs w:val="20"/>
                <w:rtl w:val="0"/>
              </w:rPr>
              <w:t xml:space="preserve"> [14.1–33.8]</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jc w:val="right"/>
              <w:rPr>
                <w:b w:val="1"/>
                <w:sz w:val="20"/>
                <w:szCs w:val="20"/>
              </w:rPr>
            </w:pPr>
            <w:r w:rsidDel="00000000" w:rsidR="00000000" w:rsidRPr="00000000">
              <w:rPr>
                <w:b w:val="1"/>
                <w:sz w:val="20"/>
                <w:szCs w:val="20"/>
                <w:rtl w:val="0"/>
              </w:rPr>
              <w:t xml:space="preserve"> 27.3</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jc w:val="center"/>
              <w:rPr>
                <w:b w:val="1"/>
                <w:sz w:val="20"/>
                <w:szCs w:val="20"/>
              </w:rPr>
            </w:pPr>
            <w:r w:rsidDel="00000000" w:rsidR="00000000" w:rsidRPr="00000000">
              <w:rPr>
                <w:b w:val="1"/>
                <w:sz w:val="20"/>
                <w:szCs w:val="20"/>
                <w:rtl w:val="0"/>
              </w:rPr>
              <w:t xml:space="preserve">[14.9–35.8]</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jc w:val="right"/>
              <w:rPr>
                <w:sz w:val="20"/>
                <w:szCs w:val="20"/>
              </w:rPr>
            </w:pPr>
            <w:r w:rsidDel="00000000" w:rsidR="00000000" w:rsidRPr="00000000">
              <w:rPr>
                <w:sz w:val="20"/>
                <w:szCs w:val="20"/>
                <w:rtl w:val="0"/>
              </w:rPr>
              <w:t xml:space="preserve"> 23.2</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jc w:val="center"/>
              <w:rPr>
                <w:sz w:val="20"/>
                <w:szCs w:val="20"/>
              </w:rPr>
            </w:pPr>
            <w:r w:rsidDel="00000000" w:rsidR="00000000" w:rsidRPr="00000000">
              <w:rPr>
                <w:sz w:val="20"/>
                <w:szCs w:val="20"/>
                <w:rtl w:val="0"/>
              </w:rPr>
              <w:t xml:space="preserve"> [10.3–35.9]</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jc w:val="right"/>
              <w:rPr>
                <w:b w:val="1"/>
                <w:sz w:val="20"/>
                <w:szCs w:val="20"/>
              </w:rPr>
            </w:pPr>
            <w:r w:rsidDel="00000000" w:rsidR="00000000" w:rsidRPr="00000000">
              <w:rPr>
                <w:b w:val="1"/>
                <w:sz w:val="20"/>
                <w:szCs w:val="20"/>
                <w:rtl w:val="0"/>
              </w:rPr>
              <w:t xml:space="preserve"> 29.9</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center"/>
              <w:rPr>
                <w:b w:val="1"/>
                <w:sz w:val="20"/>
                <w:szCs w:val="20"/>
              </w:rPr>
            </w:pPr>
            <w:r w:rsidDel="00000000" w:rsidR="00000000" w:rsidRPr="00000000">
              <w:rPr>
                <w:b w:val="1"/>
                <w:sz w:val="20"/>
                <w:szCs w:val="20"/>
                <w:rtl w:val="0"/>
              </w:rPr>
              <w:t xml:space="preserve">[21.6–34.4]</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right"/>
              <w:rPr>
                <w:sz w:val="20"/>
                <w:szCs w:val="20"/>
              </w:rPr>
            </w:pPr>
            <w:r w:rsidDel="00000000" w:rsidR="00000000" w:rsidRPr="00000000">
              <w:rPr>
                <w:sz w:val="20"/>
                <w:szCs w:val="20"/>
                <w:rtl w:val="0"/>
              </w:rPr>
              <w:t xml:space="preserve"> 17.2</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jc w:val="center"/>
              <w:rPr>
                <w:sz w:val="20"/>
                <w:szCs w:val="20"/>
              </w:rPr>
            </w:pPr>
            <w:r w:rsidDel="00000000" w:rsidR="00000000" w:rsidRPr="00000000">
              <w:rPr>
                <w:sz w:val="20"/>
                <w:szCs w:val="20"/>
                <w:rtl w:val="0"/>
              </w:rPr>
              <w:t xml:space="preserve"> [12.3–23.1]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ind w:left="283.46456692913375" w:firstLine="0"/>
              <w:rPr>
                <w:sz w:val="20"/>
                <w:szCs w:val="20"/>
              </w:rPr>
            </w:pPr>
            <w:r w:rsidDel="00000000" w:rsidR="00000000" w:rsidRPr="00000000">
              <w:rPr>
                <w:sz w:val="20"/>
                <w:szCs w:val="20"/>
                <w:rtl w:val="0"/>
              </w:rPr>
              <w:t xml:space="preserve">… hyperglycemia L1 (181–250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right"/>
              <w:rPr>
                <w:sz w:val="20"/>
                <w:szCs w:val="20"/>
              </w:rPr>
            </w:pPr>
            <w:r w:rsidDel="00000000" w:rsidR="00000000" w:rsidRPr="00000000">
              <w:rPr>
                <w:sz w:val="20"/>
                <w:szCs w:val="20"/>
                <w:rtl w:val="0"/>
              </w:rPr>
              <w:t xml:space="preserve">17.9</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center"/>
              <w:rPr>
                <w:sz w:val="20"/>
                <w:szCs w:val="20"/>
              </w:rPr>
            </w:pPr>
            <w:r w:rsidDel="00000000" w:rsidR="00000000" w:rsidRPr="00000000">
              <w:rPr>
                <w:sz w:val="20"/>
                <w:szCs w:val="20"/>
                <w:rtl w:val="0"/>
              </w:rPr>
              <w:t xml:space="preserve">[12.6–22.2]</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right"/>
              <w:rPr>
                <w:sz w:val="20"/>
                <w:szCs w:val="20"/>
              </w:rPr>
            </w:pPr>
            <w:r w:rsidDel="00000000" w:rsidR="00000000" w:rsidRPr="00000000">
              <w:rPr>
                <w:sz w:val="20"/>
                <w:szCs w:val="20"/>
                <w:rtl w:val="0"/>
              </w:rPr>
              <w:t xml:space="preserve">18.7</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jc w:val="center"/>
              <w:rPr>
                <w:sz w:val="20"/>
                <w:szCs w:val="20"/>
              </w:rPr>
            </w:pPr>
            <w:r w:rsidDel="00000000" w:rsidR="00000000" w:rsidRPr="00000000">
              <w:rPr>
                <w:sz w:val="20"/>
                <w:szCs w:val="20"/>
                <w:rtl w:val="0"/>
              </w:rPr>
              <w:t xml:space="preserve">[13.4–23.7]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jc w:val="right"/>
              <w:rPr>
                <w:sz w:val="20"/>
                <w:szCs w:val="20"/>
              </w:rPr>
            </w:pPr>
            <w:r w:rsidDel="00000000" w:rsidR="00000000" w:rsidRPr="00000000">
              <w:rPr>
                <w:sz w:val="20"/>
                <w:szCs w:val="20"/>
                <w:rtl w:val="0"/>
              </w:rPr>
              <w:t xml:space="preserve">14.5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jc w:val="center"/>
              <w:rPr>
                <w:sz w:val="20"/>
                <w:szCs w:val="20"/>
              </w:rPr>
            </w:pPr>
            <w:r w:rsidDel="00000000" w:rsidR="00000000" w:rsidRPr="00000000">
              <w:rPr>
                <w:sz w:val="20"/>
                <w:szCs w:val="20"/>
                <w:rtl w:val="0"/>
              </w:rPr>
              <w:t xml:space="preserve">[9.4–26.8]</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right"/>
              <w:rPr>
                <w:b w:val="1"/>
                <w:sz w:val="20"/>
                <w:szCs w:val="20"/>
              </w:rPr>
            </w:pPr>
            <w:r w:rsidDel="00000000" w:rsidR="00000000" w:rsidRPr="00000000">
              <w:rPr>
                <w:b w:val="1"/>
                <w:sz w:val="20"/>
                <w:szCs w:val="20"/>
                <w:rtl w:val="0"/>
              </w:rPr>
              <w:t xml:space="preserve">21.9</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jc w:val="center"/>
              <w:rPr>
                <w:b w:val="1"/>
                <w:sz w:val="20"/>
                <w:szCs w:val="20"/>
              </w:rPr>
            </w:pPr>
            <w:r w:rsidDel="00000000" w:rsidR="00000000" w:rsidRPr="00000000">
              <w:rPr>
                <w:b w:val="1"/>
                <w:sz w:val="20"/>
                <w:szCs w:val="20"/>
                <w:rtl w:val="0"/>
              </w:rPr>
              <w:t xml:space="preserve">[16.1–24.1]</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jc w:val="right"/>
              <w:rPr>
                <w:sz w:val="20"/>
                <w:szCs w:val="20"/>
              </w:rPr>
            </w:pPr>
            <w:r w:rsidDel="00000000" w:rsidR="00000000" w:rsidRPr="00000000">
              <w:rPr>
                <w:sz w:val="20"/>
                <w:szCs w:val="20"/>
                <w:rtl w:val="0"/>
              </w:rPr>
              <w:t xml:space="preserve">13.6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jc w:val="center"/>
              <w:rPr>
                <w:sz w:val="20"/>
                <w:szCs w:val="20"/>
              </w:rPr>
            </w:pPr>
            <w:r w:rsidDel="00000000" w:rsidR="00000000" w:rsidRPr="00000000">
              <w:rPr>
                <w:sz w:val="20"/>
                <w:szCs w:val="20"/>
                <w:rtl w:val="0"/>
              </w:rPr>
              <w:t xml:space="preserve">[9.2–16.5]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ind w:left="283.46456692913375" w:firstLine="0"/>
              <w:rPr>
                <w:sz w:val="20"/>
                <w:szCs w:val="20"/>
              </w:rPr>
            </w:pPr>
            <w:r w:rsidDel="00000000" w:rsidR="00000000" w:rsidRPr="00000000">
              <w:rPr>
                <w:sz w:val="20"/>
                <w:szCs w:val="20"/>
                <w:rtl w:val="0"/>
              </w:rPr>
              <w:t xml:space="preserve">… hyperglycemia L2 (&gt;250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right"/>
              <w:rPr>
                <w:b w:val="1"/>
                <w:sz w:val="20"/>
                <w:szCs w:val="20"/>
              </w:rPr>
            </w:pPr>
            <w:r w:rsidDel="00000000" w:rsidR="00000000" w:rsidRPr="00000000">
              <w:rPr>
                <w:b w:val="1"/>
                <w:sz w:val="20"/>
                <w:szCs w:val="20"/>
                <w:rtl w:val="0"/>
              </w:rPr>
              <w:t xml:space="preserve">7.0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center"/>
              <w:rPr>
                <w:b w:val="1"/>
                <w:sz w:val="20"/>
                <w:szCs w:val="20"/>
              </w:rPr>
            </w:pPr>
            <w:r w:rsidDel="00000000" w:rsidR="00000000" w:rsidRPr="00000000">
              <w:rPr>
                <w:b w:val="1"/>
                <w:sz w:val="20"/>
                <w:szCs w:val="20"/>
                <w:rtl w:val="0"/>
              </w:rPr>
              <w:t xml:space="preserve">[1.5–9.9]</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jc w:val="right"/>
              <w:rPr>
                <w:b w:val="1"/>
                <w:sz w:val="20"/>
                <w:szCs w:val="20"/>
              </w:rPr>
            </w:pPr>
            <w:r w:rsidDel="00000000" w:rsidR="00000000" w:rsidRPr="00000000">
              <w:rPr>
                <w:b w:val="1"/>
                <w:sz w:val="20"/>
                <w:szCs w:val="20"/>
                <w:rtl w:val="0"/>
              </w:rPr>
              <w:t xml:space="preserve">6.9</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jc w:val="center"/>
              <w:rPr>
                <w:b w:val="1"/>
                <w:sz w:val="20"/>
                <w:szCs w:val="20"/>
              </w:rPr>
            </w:pPr>
            <w:r w:rsidDel="00000000" w:rsidR="00000000" w:rsidRPr="00000000">
              <w:rPr>
                <w:b w:val="1"/>
                <w:sz w:val="20"/>
                <w:szCs w:val="20"/>
                <w:rtl w:val="0"/>
              </w:rPr>
              <w:t xml:space="preserve">[1.5–10.1]</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right"/>
              <w:rPr>
                <w:b w:val="1"/>
                <w:sz w:val="20"/>
                <w:szCs w:val="20"/>
              </w:rPr>
            </w:pPr>
            <w:r w:rsidDel="00000000" w:rsidR="00000000" w:rsidRPr="00000000">
              <w:rPr>
                <w:b w:val="1"/>
                <w:sz w:val="20"/>
                <w:szCs w:val="20"/>
                <w:rtl w:val="0"/>
              </w:rPr>
              <w:t xml:space="preserve">8.0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jc w:val="center"/>
              <w:rPr>
                <w:b w:val="1"/>
                <w:sz w:val="20"/>
                <w:szCs w:val="20"/>
              </w:rPr>
            </w:pPr>
            <w:r w:rsidDel="00000000" w:rsidR="00000000" w:rsidRPr="00000000">
              <w:rPr>
                <w:b w:val="1"/>
                <w:sz w:val="20"/>
                <w:szCs w:val="20"/>
                <w:rtl w:val="0"/>
              </w:rPr>
              <w:t xml:space="preserve">[1.3–10.7]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jc w:val="right"/>
              <w:rPr>
                <w:b w:val="1"/>
                <w:sz w:val="20"/>
                <w:szCs w:val="20"/>
              </w:rPr>
            </w:pPr>
            <w:r w:rsidDel="00000000" w:rsidR="00000000" w:rsidRPr="00000000">
              <w:rPr>
                <w:b w:val="1"/>
                <w:sz w:val="20"/>
                <w:szCs w:val="20"/>
                <w:rtl w:val="0"/>
              </w:rPr>
              <w:t xml:space="preserve">6.5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jc w:val="center"/>
              <w:rPr>
                <w:b w:val="1"/>
                <w:sz w:val="20"/>
                <w:szCs w:val="20"/>
              </w:rPr>
            </w:pPr>
            <w:r w:rsidDel="00000000" w:rsidR="00000000" w:rsidRPr="00000000">
              <w:rPr>
                <w:b w:val="1"/>
                <w:sz w:val="20"/>
                <w:szCs w:val="20"/>
                <w:rtl w:val="0"/>
              </w:rPr>
              <w:t xml:space="preserve">[3.4–11.2]</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jc w:val="right"/>
              <w:rPr>
                <w:sz w:val="20"/>
                <w:szCs w:val="20"/>
              </w:rPr>
            </w:pPr>
            <w:r w:rsidDel="00000000" w:rsidR="00000000" w:rsidRPr="00000000">
              <w:rPr>
                <w:sz w:val="20"/>
                <w:szCs w:val="20"/>
                <w:rtl w:val="0"/>
              </w:rPr>
              <w:t xml:space="preserve">3.7</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jc w:val="center"/>
              <w:rPr>
                <w:sz w:val="20"/>
                <w:szCs w:val="20"/>
              </w:rPr>
            </w:pPr>
            <w:r w:rsidDel="00000000" w:rsidR="00000000" w:rsidRPr="00000000">
              <w:rPr>
                <w:sz w:val="20"/>
                <w:szCs w:val="20"/>
                <w:rtl w:val="0"/>
              </w:rPr>
              <w:t xml:space="preserve">[1.5–8.2]</w:t>
            </w:r>
          </w:p>
        </w:tc>
      </w:tr>
      <w:tr>
        <w:trPr>
          <w:cantSplit w:val="0"/>
          <w:trHeight w:val="400" w:hRule="atLeast"/>
          <w:tblHeader w:val="0"/>
        </w:trPr>
        <w:tc>
          <w:tcPr>
            <w:gridSpan w:val="11"/>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b w:val="1"/>
                <w:sz w:val="20"/>
                <w:szCs w:val="20"/>
              </w:rPr>
            </w:pPr>
            <w:r w:rsidDel="00000000" w:rsidR="00000000" w:rsidRPr="00000000">
              <w:rPr>
                <w:b w:val="1"/>
                <w:sz w:val="20"/>
                <w:szCs w:val="20"/>
                <w:rtl w:val="0"/>
              </w:rPr>
              <w:t xml:space="preserve">Training days (1,536 obs.)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sz w:val="20"/>
                <w:szCs w:val="20"/>
              </w:rPr>
            </w:pPr>
            <w:r w:rsidDel="00000000" w:rsidR="00000000" w:rsidRPr="00000000">
              <w:rPr>
                <w:sz w:val="20"/>
                <w:szCs w:val="20"/>
                <w:rtl w:val="0"/>
              </w:rPr>
              <w:t xml:space="preserve">Mean glucose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right"/>
              <w:rPr>
                <w:sz w:val="20"/>
                <w:szCs w:val="20"/>
              </w:rPr>
            </w:pPr>
            <w:r w:rsidDel="00000000" w:rsidR="00000000" w:rsidRPr="00000000">
              <w:rPr>
                <w:sz w:val="20"/>
                <w:szCs w:val="20"/>
                <w:rtl w:val="0"/>
              </w:rPr>
              <w:t xml:space="preserve">141.8</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sz w:val="20"/>
                <w:szCs w:val="20"/>
              </w:rPr>
            </w:pPr>
            <w:r w:rsidDel="00000000" w:rsidR="00000000" w:rsidRPr="00000000">
              <w:rPr>
                <w:sz w:val="20"/>
                <w:szCs w:val="20"/>
                <w:rtl w:val="0"/>
              </w:rPr>
              <w:t xml:space="preserve">[135.6–151.1]</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right"/>
              <w:rPr>
                <w:sz w:val="20"/>
                <w:szCs w:val="20"/>
              </w:rPr>
            </w:pPr>
            <w:r w:rsidDel="00000000" w:rsidR="00000000" w:rsidRPr="00000000">
              <w:rPr>
                <w:sz w:val="20"/>
                <w:szCs w:val="20"/>
                <w:rtl w:val="0"/>
              </w:rPr>
              <w:t xml:space="preserve">146.6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sz w:val="20"/>
                <w:szCs w:val="20"/>
              </w:rPr>
            </w:pPr>
            <w:r w:rsidDel="00000000" w:rsidR="00000000" w:rsidRPr="00000000">
              <w:rPr>
                <w:sz w:val="20"/>
                <w:szCs w:val="20"/>
                <w:rtl w:val="0"/>
              </w:rPr>
              <w:t xml:space="preserve">[138.2–151.9]</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right"/>
              <w:rPr>
                <w:sz w:val="20"/>
                <w:szCs w:val="20"/>
              </w:rPr>
            </w:pPr>
            <w:r w:rsidDel="00000000" w:rsidR="00000000" w:rsidRPr="00000000">
              <w:rPr>
                <w:sz w:val="20"/>
                <w:szCs w:val="20"/>
                <w:rtl w:val="0"/>
              </w:rPr>
              <w:t xml:space="preserve">137.5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center"/>
              <w:rPr>
                <w:sz w:val="20"/>
                <w:szCs w:val="20"/>
              </w:rPr>
            </w:pPr>
            <w:r w:rsidDel="00000000" w:rsidR="00000000" w:rsidRPr="00000000">
              <w:rPr>
                <w:sz w:val="20"/>
                <w:szCs w:val="20"/>
                <w:rtl w:val="0"/>
              </w:rPr>
              <w:t xml:space="preserve">[125.6–151.4]</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right"/>
              <w:rPr>
                <w:sz w:val="20"/>
                <w:szCs w:val="20"/>
              </w:rPr>
            </w:pPr>
            <w:r w:rsidDel="00000000" w:rsidR="00000000" w:rsidRPr="00000000">
              <w:rPr>
                <w:sz w:val="20"/>
                <w:szCs w:val="20"/>
                <w:rtl w:val="0"/>
              </w:rPr>
              <w:t xml:space="preserve">154.6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center"/>
              <w:rPr>
                <w:sz w:val="20"/>
                <w:szCs w:val="20"/>
              </w:rPr>
            </w:pPr>
            <w:r w:rsidDel="00000000" w:rsidR="00000000" w:rsidRPr="00000000">
              <w:rPr>
                <w:sz w:val="20"/>
                <w:szCs w:val="20"/>
                <w:rtl w:val="0"/>
              </w:rPr>
              <w:t xml:space="preserve">[142.9–159.8]</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jc w:val="right"/>
              <w:rPr>
                <w:sz w:val="20"/>
                <w:szCs w:val="20"/>
              </w:rPr>
            </w:pPr>
            <w:r w:rsidDel="00000000" w:rsidR="00000000" w:rsidRPr="00000000">
              <w:rPr>
                <w:sz w:val="20"/>
                <w:szCs w:val="20"/>
                <w:rtl w:val="0"/>
              </w:rPr>
              <w:t xml:space="preserve">133.2</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center"/>
              <w:rPr>
                <w:sz w:val="20"/>
                <w:szCs w:val="20"/>
              </w:rPr>
            </w:pPr>
            <w:r w:rsidDel="00000000" w:rsidR="00000000" w:rsidRPr="00000000">
              <w:rPr>
                <w:sz w:val="20"/>
                <w:szCs w:val="20"/>
                <w:rtl w:val="0"/>
              </w:rPr>
              <w:t xml:space="preserve">[124.9–138.5]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sz w:val="20"/>
                <w:szCs w:val="20"/>
              </w:rPr>
            </w:pPr>
            <w:r w:rsidDel="00000000" w:rsidR="00000000" w:rsidRPr="00000000">
              <w:rPr>
                <w:sz w:val="20"/>
                <w:szCs w:val="20"/>
                <w:rtl w:val="0"/>
              </w:rPr>
              <w:t xml:space="preserve">Coefficient of variation (CV) [%]</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jc w:val="right"/>
              <w:rPr>
                <w:b w:val="1"/>
                <w:sz w:val="20"/>
                <w:szCs w:val="20"/>
              </w:rPr>
            </w:pPr>
            <w:r w:rsidDel="00000000" w:rsidR="00000000" w:rsidRPr="00000000">
              <w:rPr>
                <w:b w:val="1"/>
                <w:sz w:val="20"/>
                <w:szCs w:val="20"/>
                <w:rtl w:val="0"/>
              </w:rPr>
              <w:t xml:space="preserve">40.6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jc w:val="center"/>
              <w:rPr>
                <w:b w:val="1"/>
                <w:sz w:val="20"/>
                <w:szCs w:val="20"/>
              </w:rPr>
            </w:pPr>
            <w:r w:rsidDel="00000000" w:rsidR="00000000" w:rsidRPr="00000000">
              <w:rPr>
                <w:b w:val="1"/>
                <w:sz w:val="20"/>
                <w:szCs w:val="20"/>
                <w:rtl w:val="0"/>
              </w:rPr>
              <w:t xml:space="preserve">[33.4–42.3]</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jc w:val="right"/>
              <w:rPr>
                <w:b w:val="1"/>
                <w:sz w:val="20"/>
                <w:szCs w:val="20"/>
              </w:rPr>
            </w:pPr>
            <w:r w:rsidDel="00000000" w:rsidR="00000000" w:rsidRPr="00000000">
              <w:rPr>
                <w:b w:val="1"/>
                <w:sz w:val="20"/>
                <w:szCs w:val="20"/>
                <w:rtl w:val="0"/>
              </w:rPr>
              <w:t xml:space="preserve">39.2</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jc w:val="center"/>
              <w:rPr>
                <w:b w:val="1"/>
                <w:sz w:val="20"/>
                <w:szCs w:val="20"/>
              </w:rPr>
            </w:pPr>
            <w:r w:rsidDel="00000000" w:rsidR="00000000" w:rsidRPr="00000000">
              <w:rPr>
                <w:b w:val="1"/>
                <w:sz w:val="20"/>
                <w:szCs w:val="20"/>
                <w:rtl w:val="0"/>
              </w:rPr>
              <w:t xml:space="preserve">[32.8–41.0]</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jc w:val="right"/>
              <w:rPr>
                <w:b w:val="1"/>
                <w:sz w:val="20"/>
                <w:szCs w:val="20"/>
              </w:rPr>
            </w:pPr>
            <w:r w:rsidDel="00000000" w:rsidR="00000000" w:rsidRPr="00000000">
              <w:rPr>
                <w:b w:val="1"/>
                <w:sz w:val="20"/>
                <w:szCs w:val="20"/>
                <w:rtl w:val="0"/>
              </w:rPr>
              <w:t xml:space="preserve">37.5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jc w:val="center"/>
              <w:rPr>
                <w:b w:val="1"/>
                <w:sz w:val="20"/>
                <w:szCs w:val="20"/>
              </w:rPr>
            </w:pPr>
            <w:r w:rsidDel="00000000" w:rsidR="00000000" w:rsidRPr="00000000">
              <w:rPr>
                <w:b w:val="1"/>
                <w:sz w:val="20"/>
                <w:szCs w:val="20"/>
                <w:rtl w:val="0"/>
              </w:rPr>
              <w:t xml:space="preserve">[35.0–44.3]</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jc w:val="right"/>
              <w:rPr>
                <w:sz w:val="20"/>
                <w:szCs w:val="20"/>
              </w:rPr>
            </w:pPr>
            <w:r w:rsidDel="00000000" w:rsidR="00000000" w:rsidRPr="00000000">
              <w:rPr>
                <w:sz w:val="20"/>
                <w:szCs w:val="20"/>
                <w:rtl w:val="0"/>
              </w:rPr>
              <w:t xml:space="preserve">35.6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jc w:val="center"/>
              <w:rPr>
                <w:sz w:val="20"/>
                <w:szCs w:val="20"/>
              </w:rPr>
            </w:pPr>
            <w:r w:rsidDel="00000000" w:rsidR="00000000" w:rsidRPr="00000000">
              <w:rPr>
                <w:sz w:val="20"/>
                <w:szCs w:val="20"/>
                <w:rtl w:val="0"/>
              </w:rPr>
              <w:t xml:space="preserve">[32.8–40.8]</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jc w:val="right"/>
              <w:rPr>
                <w:b w:val="1"/>
                <w:sz w:val="20"/>
                <w:szCs w:val="20"/>
              </w:rPr>
            </w:pPr>
            <w:r w:rsidDel="00000000" w:rsidR="00000000" w:rsidRPr="00000000">
              <w:rPr>
                <w:b w:val="1"/>
                <w:sz w:val="20"/>
                <w:szCs w:val="20"/>
                <w:rtl w:val="0"/>
              </w:rPr>
              <w:t xml:space="preserve">41.0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jc w:val="center"/>
              <w:rPr>
                <w:b w:val="1"/>
                <w:sz w:val="20"/>
                <w:szCs w:val="20"/>
              </w:rPr>
            </w:pPr>
            <w:r w:rsidDel="00000000" w:rsidR="00000000" w:rsidRPr="00000000">
              <w:rPr>
                <w:b w:val="1"/>
                <w:sz w:val="20"/>
                <w:szCs w:val="20"/>
                <w:rtl w:val="0"/>
              </w:rPr>
              <w:t xml:space="preserve">[34.9–47.1]</w:t>
            </w:r>
          </w:p>
        </w:tc>
      </w:tr>
      <w:tr>
        <w:trPr>
          <w:cantSplit w:val="0"/>
          <w:trHeight w:val="400" w:hRule="atLeast"/>
          <w:tblHeader w:val="0"/>
        </w:trPr>
        <w:tc>
          <w:tcPr>
            <w:gridSpan w:val="11"/>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rPr>
                <w:sz w:val="20"/>
                <w:szCs w:val="20"/>
              </w:rPr>
            </w:pPr>
            <w:r w:rsidDel="00000000" w:rsidR="00000000" w:rsidRPr="00000000">
              <w:rPr>
                <w:i w:val="1"/>
                <w:sz w:val="20"/>
                <w:szCs w:val="20"/>
                <w:rtl w:val="0"/>
              </w:rPr>
              <w:t xml:space="preserve">CGM readings [%] in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sz w:val="20"/>
                <w:szCs w:val="20"/>
              </w:rPr>
            </w:pPr>
            <w:r w:rsidDel="00000000" w:rsidR="00000000" w:rsidRPr="00000000">
              <w:rPr>
                <w:sz w:val="20"/>
                <w:szCs w:val="20"/>
                <w:rtl w:val="0"/>
              </w:rPr>
              <w:t xml:space="preserve">… hypoglycemia (&lt;70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jc w:val="right"/>
              <w:rPr>
                <w:b w:val="1"/>
                <w:sz w:val="20"/>
                <w:szCs w:val="20"/>
              </w:rPr>
            </w:pPr>
            <w:r w:rsidDel="00000000" w:rsidR="00000000" w:rsidRPr="00000000">
              <w:rPr>
                <w:b w:val="1"/>
                <w:sz w:val="20"/>
                <w:szCs w:val="20"/>
                <w:rtl w:val="0"/>
              </w:rPr>
              <w:t xml:space="preserve">6.1</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jc w:val="center"/>
              <w:rPr>
                <w:b w:val="1"/>
                <w:sz w:val="20"/>
                <w:szCs w:val="20"/>
              </w:rPr>
            </w:pPr>
            <w:r w:rsidDel="00000000" w:rsidR="00000000" w:rsidRPr="00000000">
              <w:rPr>
                <w:b w:val="1"/>
                <w:sz w:val="20"/>
                <w:szCs w:val="20"/>
                <w:rtl w:val="0"/>
              </w:rPr>
              <w:t xml:space="preserve">[2.6–9.7]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jc w:val="right"/>
              <w:rPr>
                <w:b w:val="1"/>
                <w:sz w:val="20"/>
                <w:szCs w:val="20"/>
              </w:rPr>
            </w:pPr>
            <w:r w:rsidDel="00000000" w:rsidR="00000000" w:rsidRPr="00000000">
              <w:rPr>
                <w:b w:val="1"/>
                <w:sz w:val="20"/>
                <w:szCs w:val="20"/>
                <w:rtl w:val="0"/>
              </w:rPr>
              <w:t xml:space="preserve"> 5.2</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jc w:val="center"/>
              <w:rPr>
                <w:b w:val="1"/>
                <w:sz w:val="20"/>
                <w:szCs w:val="20"/>
              </w:rPr>
            </w:pPr>
            <w:r w:rsidDel="00000000" w:rsidR="00000000" w:rsidRPr="00000000">
              <w:rPr>
                <w:b w:val="1"/>
                <w:sz w:val="20"/>
                <w:szCs w:val="20"/>
                <w:rtl w:val="0"/>
              </w:rPr>
              <w:t xml:space="preserve">[2.3–6.8]</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jc w:val="right"/>
              <w:rPr>
                <w:sz w:val="20"/>
                <w:szCs w:val="20"/>
              </w:rPr>
            </w:pPr>
            <w:r w:rsidDel="00000000" w:rsidR="00000000" w:rsidRPr="00000000">
              <w:rPr>
                <w:sz w:val="20"/>
                <w:szCs w:val="20"/>
                <w:rtl w:val="0"/>
              </w:rPr>
              <w:t xml:space="preserve"> 4.1</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jc w:val="center"/>
              <w:rPr>
                <w:sz w:val="20"/>
                <w:szCs w:val="20"/>
              </w:rPr>
            </w:pPr>
            <w:r w:rsidDel="00000000" w:rsidR="00000000" w:rsidRPr="00000000">
              <w:rPr>
                <w:sz w:val="20"/>
                <w:szCs w:val="20"/>
                <w:rtl w:val="0"/>
              </w:rPr>
              <w:t xml:space="preserve"> [2.4–8.1]</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jc w:val="right"/>
              <w:rPr>
                <w:sz w:val="20"/>
                <w:szCs w:val="20"/>
              </w:rPr>
            </w:pPr>
            <w:r w:rsidDel="00000000" w:rsidR="00000000" w:rsidRPr="00000000">
              <w:rPr>
                <w:sz w:val="20"/>
                <w:szCs w:val="20"/>
                <w:rtl w:val="0"/>
              </w:rPr>
              <w:t xml:space="preserve">2.8</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jc w:val="center"/>
              <w:rPr>
                <w:sz w:val="20"/>
                <w:szCs w:val="20"/>
              </w:rPr>
            </w:pPr>
            <w:r w:rsidDel="00000000" w:rsidR="00000000" w:rsidRPr="00000000">
              <w:rPr>
                <w:sz w:val="20"/>
                <w:szCs w:val="20"/>
                <w:rtl w:val="0"/>
              </w:rPr>
              <w:t xml:space="preserve"> [1.6–5.6]</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jc w:val="right"/>
              <w:rPr>
                <w:b w:val="1"/>
                <w:sz w:val="20"/>
                <w:szCs w:val="20"/>
              </w:rPr>
            </w:pPr>
            <w:r w:rsidDel="00000000" w:rsidR="00000000" w:rsidRPr="00000000">
              <w:rPr>
                <w:b w:val="1"/>
                <w:sz w:val="20"/>
                <w:szCs w:val="20"/>
                <w:rtl w:val="0"/>
              </w:rPr>
              <w:t xml:space="preserve"> 10.5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jc w:val="center"/>
              <w:rPr>
                <w:b w:val="1"/>
                <w:sz w:val="20"/>
                <w:szCs w:val="20"/>
              </w:rPr>
            </w:pPr>
            <w:r w:rsidDel="00000000" w:rsidR="00000000" w:rsidRPr="00000000">
              <w:rPr>
                <w:b w:val="1"/>
                <w:sz w:val="20"/>
                <w:szCs w:val="20"/>
                <w:rtl w:val="0"/>
              </w:rPr>
              <w:t xml:space="preserve">[3.6–13.8]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ind w:left="283.46456692913375" w:firstLine="0"/>
              <w:rPr>
                <w:sz w:val="20"/>
                <w:szCs w:val="20"/>
              </w:rPr>
            </w:pPr>
            <w:r w:rsidDel="00000000" w:rsidR="00000000" w:rsidRPr="00000000">
              <w:rPr>
                <w:sz w:val="20"/>
                <w:szCs w:val="20"/>
                <w:rtl w:val="0"/>
              </w:rPr>
              <w:t xml:space="preserve">… hypoglycemia L2 (&lt;54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jc w:val="right"/>
              <w:rPr>
                <w:b w:val="1"/>
                <w:sz w:val="20"/>
                <w:szCs w:val="20"/>
              </w:rPr>
            </w:pPr>
            <w:r w:rsidDel="00000000" w:rsidR="00000000" w:rsidRPr="00000000">
              <w:rPr>
                <w:b w:val="1"/>
                <w:sz w:val="20"/>
                <w:szCs w:val="20"/>
                <w:rtl w:val="0"/>
              </w:rPr>
              <w:t xml:space="preserve">1.5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jc w:val="center"/>
              <w:rPr>
                <w:b w:val="1"/>
                <w:sz w:val="20"/>
                <w:szCs w:val="20"/>
              </w:rPr>
            </w:pPr>
            <w:r w:rsidDel="00000000" w:rsidR="00000000" w:rsidRPr="00000000">
              <w:rPr>
                <w:b w:val="1"/>
                <w:sz w:val="20"/>
                <w:szCs w:val="20"/>
                <w:rtl w:val="0"/>
              </w:rPr>
              <w:t xml:space="preserve">[0.4–2.7]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right"/>
              <w:rPr>
                <w:sz w:val="20"/>
                <w:szCs w:val="20"/>
              </w:rPr>
            </w:pPr>
            <w:r w:rsidDel="00000000" w:rsidR="00000000" w:rsidRPr="00000000">
              <w:rPr>
                <w:sz w:val="20"/>
                <w:szCs w:val="20"/>
                <w:rtl w:val="0"/>
              </w:rPr>
              <w:t xml:space="preserve">0.8</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jc w:val="center"/>
              <w:rPr>
                <w:sz w:val="20"/>
                <w:szCs w:val="20"/>
              </w:rPr>
            </w:pPr>
            <w:r w:rsidDel="00000000" w:rsidR="00000000" w:rsidRPr="00000000">
              <w:rPr>
                <w:sz w:val="20"/>
                <w:szCs w:val="20"/>
                <w:rtl w:val="0"/>
              </w:rPr>
              <w:t xml:space="preserve">[0.3–1.7]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right"/>
              <w:rPr>
                <w:sz w:val="20"/>
                <w:szCs w:val="20"/>
              </w:rPr>
            </w:pPr>
            <w:r w:rsidDel="00000000" w:rsidR="00000000" w:rsidRPr="00000000">
              <w:rPr>
                <w:sz w:val="20"/>
                <w:szCs w:val="20"/>
                <w:rtl w:val="0"/>
              </w:rPr>
              <w:t xml:space="preserve">0.6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jc w:val="center"/>
              <w:rPr>
                <w:sz w:val="20"/>
                <w:szCs w:val="20"/>
              </w:rPr>
            </w:pPr>
            <w:r w:rsidDel="00000000" w:rsidR="00000000" w:rsidRPr="00000000">
              <w:rPr>
                <w:sz w:val="20"/>
                <w:szCs w:val="20"/>
                <w:rtl w:val="0"/>
              </w:rPr>
              <w:t xml:space="preserve">[0.2–1.1]</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jc w:val="right"/>
              <w:rPr>
                <w:sz w:val="20"/>
                <w:szCs w:val="20"/>
              </w:rPr>
            </w:pPr>
            <w:r w:rsidDel="00000000" w:rsidR="00000000" w:rsidRPr="00000000">
              <w:rPr>
                <w:sz w:val="20"/>
                <w:szCs w:val="20"/>
                <w:rtl w:val="0"/>
              </w:rPr>
              <w:t xml:space="preserve">0.4</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jc w:val="center"/>
              <w:rPr>
                <w:sz w:val="20"/>
                <w:szCs w:val="20"/>
              </w:rPr>
            </w:pPr>
            <w:r w:rsidDel="00000000" w:rsidR="00000000" w:rsidRPr="00000000">
              <w:rPr>
                <w:sz w:val="20"/>
                <w:szCs w:val="20"/>
                <w:rtl w:val="0"/>
              </w:rPr>
              <w:t xml:space="preserve">[0.2–1.3]</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jc w:val="right"/>
              <w:rPr>
                <w:b w:val="1"/>
                <w:sz w:val="20"/>
                <w:szCs w:val="20"/>
              </w:rPr>
            </w:pPr>
            <w:r w:rsidDel="00000000" w:rsidR="00000000" w:rsidRPr="00000000">
              <w:rPr>
                <w:b w:val="1"/>
                <w:sz w:val="20"/>
                <w:szCs w:val="20"/>
                <w:rtl w:val="0"/>
              </w:rPr>
              <w:t xml:space="preserve">2.9</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jc w:val="center"/>
              <w:rPr>
                <w:b w:val="1"/>
                <w:sz w:val="20"/>
                <w:szCs w:val="20"/>
              </w:rPr>
            </w:pPr>
            <w:r w:rsidDel="00000000" w:rsidR="00000000" w:rsidRPr="00000000">
              <w:rPr>
                <w:b w:val="1"/>
                <w:sz w:val="20"/>
                <w:szCs w:val="20"/>
                <w:rtl w:val="0"/>
              </w:rPr>
              <w:t xml:space="preserve">[0.6–4.3]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ind w:left="283.46456692913375" w:firstLine="0"/>
              <w:rPr>
                <w:sz w:val="20"/>
                <w:szCs w:val="20"/>
              </w:rPr>
            </w:pPr>
            <w:r w:rsidDel="00000000" w:rsidR="00000000" w:rsidRPr="00000000">
              <w:rPr>
                <w:sz w:val="20"/>
                <w:szCs w:val="20"/>
                <w:rtl w:val="0"/>
              </w:rPr>
              <w:t xml:space="preserve">… hypoglycemia L1 (54–69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jc w:val="right"/>
              <w:rPr>
                <w:b w:val="1"/>
                <w:sz w:val="20"/>
                <w:szCs w:val="20"/>
              </w:rPr>
            </w:pPr>
            <w:r w:rsidDel="00000000" w:rsidR="00000000" w:rsidRPr="00000000">
              <w:rPr>
                <w:b w:val="1"/>
                <w:sz w:val="20"/>
                <w:szCs w:val="20"/>
                <w:rtl w:val="0"/>
              </w:rPr>
              <w:t xml:space="preserve">4.8</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jc w:val="center"/>
              <w:rPr>
                <w:b w:val="1"/>
                <w:sz w:val="20"/>
                <w:szCs w:val="20"/>
              </w:rPr>
            </w:pPr>
            <w:r w:rsidDel="00000000" w:rsidR="00000000" w:rsidRPr="00000000">
              <w:rPr>
                <w:b w:val="1"/>
                <w:sz w:val="20"/>
                <w:szCs w:val="20"/>
                <w:rtl w:val="0"/>
              </w:rPr>
              <w:t xml:space="preserve">[2.2–6.8]</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jc w:val="right"/>
              <w:rPr>
                <w:b w:val="1"/>
                <w:sz w:val="20"/>
                <w:szCs w:val="20"/>
              </w:rPr>
            </w:pPr>
            <w:r w:rsidDel="00000000" w:rsidR="00000000" w:rsidRPr="00000000">
              <w:rPr>
                <w:b w:val="1"/>
                <w:sz w:val="20"/>
                <w:szCs w:val="20"/>
                <w:rtl w:val="0"/>
              </w:rPr>
              <w:t xml:space="preserve">4.3</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jc w:val="center"/>
              <w:rPr>
                <w:b w:val="1"/>
                <w:sz w:val="20"/>
                <w:szCs w:val="20"/>
              </w:rPr>
            </w:pPr>
            <w:r w:rsidDel="00000000" w:rsidR="00000000" w:rsidRPr="00000000">
              <w:rPr>
                <w:b w:val="1"/>
                <w:sz w:val="20"/>
                <w:szCs w:val="20"/>
                <w:rtl w:val="0"/>
              </w:rPr>
              <w:t xml:space="preserve">[2.0–5.1]</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jc w:val="right"/>
              <w:rPr>
                <w:b w:val="1"/>
                <w:sz w:val="20"/>
                <w:szCs w:val="20"/>
              </w:rPr>
            </w:pPr>
            <w:r w:rsidDel="00000000" w:rsidR="00000000" w:rsidRPr="00000000">
              <w:rPr>
                <w:b w:val="1"/>
                <w:sz w:val="20"/>
                <w:szCs w:val="20"/>
                <w:rtl w:val="0"/>
              </w:rPr>
              <w:t xml:space="preserve">3.4</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jc w:val="center"/>
              <w:rPr>
                <w:b w:val="1"/>
                <w:sz w:val="20"/>
                <w:szCs w:val="20"/>
              </w:rPr>
            </w:pPr>
            <w:r w:rsidDel="00000000" w:rsidR="00000000" w:rsidRPr="00000000">
              <w:rPr>
                <w:b w:val="1"/>
                <w:sz w:val="20"/>
                <w:szCs w:val="20"/>
                <w:rtl w:val="0"/>
              </w:rPr>
              <w:t xml:space="preserve">[2.2–6.3]</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jc w:val="right"/>
              <w:rPr>
                <w:sz w:val="20"/>
                <w:szCs w:val="20"/>
              </w:rPr>
            </w:pPr>
            <w:r w:rsidDel="00000000" w:rsidR="00000000" w:rsidRPr="00000000">
              <w:rPr>
                <w:sz w:val="20"/>
                <w:szCs w:val="20"/>
                <w:rtl w:val="0"/>
              </w:rPr>
              <w:t xml:space="preserve">2.3</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jc w:val="center"/>
              <w:rPr>
                <w:sz w:val="20"/>
                <w:szCs w:val="20"/>
              </w:rPr>
            </w:pPr>
            <w:r w:rsidDel="00000000" w:rsidR="00000000" w:rsidRPr="00000000">
              <w:rPr>
                <w:sz w:val="20"/>
                <w:szCs w:val="20"/>
                <w:rtl w:val="0"/>
              </w:rPr>
              <w:t xml:space="preserve">[1.4–4.2]</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jc w:val="right"/>
              <w:rPr>
                <w:b w:val="1"/>
                <w:sz w:val="20"/>
                <w:szCs w:val="20"/>
              </w:rPr>
            </w:pPr>
            <w:r w:rsidDel="00000000" w:rsidR="00000000" w:rsidRPr="00000000">
              <w:rPr>
                <w:b w:val="1"/>
                <w:sz w:val="20"/>
                <w:szCs w:val="20"/>
                <w:rtl w:val="0"/>
              </w:rPr>
              <w:t xml:space="preserve">6.3</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jc w:val="center"/>
              <w:rPr>
                <w:b w:val="1"/>
                <w:sz w:val="20"/>
                <w:szCs w:val="20"/>
              </w:rPr>
            </w:pPr>
            <w:r w:rsidDel="00000000" w:rsidR="00000000" w:rsidRPr="00000000">
              <w:rPr>
                <w:b w:val="1"/>
                <w:sz w:val="20"/>
                <w:szCs w:val="20"/>
                <w:rtl w:val="0"/>
              </w:rPr>
              <w:t xml:space="preserve">[2.4–9.3]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rPr>
                <w:sz w:val="20"/>
                <w:szCs w:val="20"/>
              </w:rPr>
            </w:pPr>
            <w:r w:rsidDel="00000000" w:rsidR="00000000" w:rsidRPr="00000000">
              <w:rPr>
                <w:sz w:val="20"/>
                <w:szCs w:val="20"/>
                <w:rtl w:val="0"/>
              </w:rPr>
              <w:t xml:space="preserve">… target range (70–180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jc w:val="right"/>
              <w:rPr>
                <w:b w:val="1"/>
                <w:sz w:val="20"/>
                <w:szCs w:val="20"/>
              </w:rPr>
            </w:pPr>
            <w:r w:rsidDel="00000000" w:rsidR="00000000" w:rsidRPr="00000000">
              <w:rPr>
                <w:b w:val="1"/>
                <w:sz w:val="20"/>
                <w:szCs w:val="20"/>
                <w:rtl w:val="0"/>
              </w:rPr>
              <w:t xml:space="preserve">67.4</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jc w:val="center"/>
              <w:rPr>
                <w:b w:val="1"/>
                <w:sz w:val="20"/>
                <w:szCs w:val="20"/>
              </w:rPr>
            </w:pPr>
            <w:r w:rsidDel="00000000" w:rsidR="00000000" w:rsidRPr="00000000">
              <w:rPr>
                <w:b w:val="1"/>
                <w:sz w:val="20"/>
                <w:szCs w:val="20"/>
                <w:rtl w:val="0"/>
              </w:rPr>
              <w:t xml:space="preserve">[64.6–82.4]</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jc w:val="right"/>
              <w:rPr>
                <w:b w:val="1"/>
                <w:sz w:val="20"/>
                <w:szCs w:val="20"/>
              </w:rPr>
            </w:pPr>
            <w:r w:rsidDel="00000000" w:rsidR="00000000" w:rsidRPr="00000000">
              <w:rPr>
                <w:b w:val="1"/>
                <w:sz w:val="20"/>
                <w:szCs w:val="20"/>
                <w:rtl w:val="0"/>
              </w:rPr>
              <w:t xml:space="preserve">68.5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jc w:val="center"/>
              <w:rPr>
                <w:b w:val="1"/>
                <w:sz w:val="20"/>
                <w:szCs w:val="20"/>
              </w:rPr>
            </w:pPr>
            <w:r w:rsidDel="00000000" w:rsidR="00000000" w:rsidRPr="00000000">
              <w:rPr>
                <w:b w:val="1"/>
                <w:sz w:val="20"/>
                <w:szCs w:val="20"/>
                <w:rtl w:val="0"/>
              </w:rPr>
              <w:t xml:space="preserve">[63.2–82.6]</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jc w:val="right"/>
              <w:rPr>
                <w:sz w:val="20"/>
                <w:szCs w:val="20"/>
              </w:rPr>
            </w:pPr>
            <w:r w:rsidDel="00000000" w:rsidR="00000000" w:rsidRPr="00000000">
              <w:rPr>
                <w:sz w:val="20"/>
                <w:szCs w:val="20"/>
                <w:rtl w:val="0"/>
              </w:rPr>
              <w:t xml:space="preserve">74.0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jc w:val="center"/>
              <w:rPr>
                <w:sz w:val="20"/>
                <w:szCs w:val="20"/>
              </w:rPr>
            </w:pPr>
            <w:r w:rsidDel="00000000" w:rsidR="00000000" w:rsidRPr="00000000">
              <w:rPr>
                <w:sz w:val="20"/>
                <w:szCs w:val="20"/>
                <w:rtl w:val="0"/>
              </w:rPr>
              <w:t xml:space="preserve">[61.8–83.5]</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jc w:val="right"/>
              <w:rPr>
                <w:b w:val="1"/>
                <w:sz w:val="20"/>
                <w:szCs w:val="20"/>
              </w:rPr>
            </w:pPr>
            <w:r w:rsidDel="00000000" w:rsidR="00000000" w:rsidRPr="00000000">
              <w:rPr>
                <w:b w:val="1"/>
                <w:sz w:val="20"/>
                <w:szCs w:val="20"/>
                <w:rtl w:val="0"/>
              </w:rPr>
              <w:t xml:space="preserve">68.5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jc w:val="center"/>
              <w:rPr>
                <w:b w:val="1"/>
                <w:sz w:val="20"/>
                <w:szCs w:val="20"/>
              </w:rPr>
            </w:pPr>
            <w:r w:rsidDel="00000000" w:rsidR="00000000" w:rsidRPr="00000000">
              <w:rPr>
                <w:b w:val="1"/>
                <w:sz w:val="20"/>
                <w:szCs w:val="20"/>
                <w:rtl w:val="0"/>
              </w:rPr>
              <w:t xml:space="preserve">[59.5–72.6]</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jc w:val="right"/>
              <w:rPr>
                <w:sz w:val="20"/>
                <w:szCs w:val="20"/>
              </w:rPr>
            </w:pPr>
            <w:r w:rsidDel="00000000" w:rsidR="00000000" w:rsidRPr="00000000">
              <w:rPr>
                <w:sz w:val="20"/>
                <w:szCs w:val="20"/>
                <w:rtl w:val="0"/>
              </w:rPr>
              <w:t xml:space="preserve">70.6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jc w:val="center"/>
              <w:rPr>
                <w:sz w:val="20"/>
                <w:szCs w:val="20"/>
              </w:rPr>
            </w:pPr>
            <w:r w:rsidDel="00000000" w:rsidR="00000000" w:rsidRPr="00000000">
              <w:rPr>
                <w:sz w:val="20"/>
                <w:szCs w:val="20"/>
                <w:rtl w:val="0"/>
              </w:rPr>
              <w:t xml:space="preserve">[62.0–80.2]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sz w:val="20"/>
                <w:szCs w:val="20"/>
              </w:rPr>
            </w:pPr>
            <w:r w:rsidDel="00000000" w:rsidR="00000000" w:rsidRPr="00000000">
              <w:rPr>
                <w:sz w:val="20"/>
                <w:szCs w:val="20"/>
                <w:rtl w:val="0"/>
              </w:rPr>
              <w:t xml:space="preserve">… hyperglycemia (&gt;180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jc w:val="right"/>
              <w:rPr>
                <w:sz w:val="20"/>
                <w:szCs w:val="20"/>
              </w:rPr>
            </w:pPr>
            <w:r w:rsidDel="00000000" w:rsidR="00000000" w:rsidRPr="00000000">
              <w:rPr>
                <w:sz w:val="20"/>
                <w:szCs w:val="20"/>
                <w:rtl w:val="0"/>
              </w:rPr>
              <w:t xml:space="preserve">23.1</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jc w:val="center"/>
              <w:rPr>
                <w:sz w:val="20"/>
                <w:szCs w:val="20"/>
              </w:rPr>
            </w:pPr>
            <w:r w:rsidDel="00000000" w:rsidR="00000000" w:rsidRPr="00000000">
              <w:rPr>
                <w:sz w:val="20"/>
                <w:szCs w:val="20"/>
                <w:rtl w:val="0"/>
              </w:rPr>
              <w:t xml:space="preserve"> [13.0–30.7]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jc w:val="right"/>
              <w:rPr>
                <w:sz w:val="20"/>
                <w:szCs w:val="20"/>
              </w:rPr>
            </w:pPr>
            <w:r w:rsidDel="00000000" w:rsidR="00000000" w:rsidRPr="00000000">
              <w:rPr>
                <w:sz w:val="20"/>
                <w:szCs w:val="20"/>
                <w:rtl w:val="0"/>
              </w:rPr>
              <w:t xml:space="preserve"> 25.1</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jc w:val="center"/>
              <w:rPr>
                <w:sz w:val="20"/>
                <w:szCs w:val="20"/>
              </w:rPr>
            </w:pPr>
            <w:r w:rsidDel="00000000" w:rsidR="00000000" w:rsidRPr="00000000">
              <w:rPr>
                <w:sz w:val="20"/>
                <w:szCs w:val="20"/>
                <w:rtl w:val="0"/>
              </w:rPr>
              <w:t xml:space="preserve"> [13.8–31.7]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jc w:val="right"/>
              <w:rPr>
                <w:sz w:val="20"/>
                <w:szCs w:val="20"/>
              </w:rPr>
            </w:pPr>
            <w:r w:rsidDel="00000000" w:rsidR="00000000" w:rsidRPr="00000000">
              <w:rPr>
                <w:sz w:val="20"/>
                <w:szCs w:val="20"/>
                <w:rtl w:val="0"/>
              </w:rPr>
              <w:t xml:space="preserve">20.8</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jc w:val="center"/>
              <w:rPr>
                <w:sz w:val="20"/>
                <w:szCs w:val="20"/>
              </w:rPr>
            </w:pPr>
            <w:r w:rsidDel="00000000" w:rsidR="00000000" w:rsidRPr="00000000">
              <w:rPr>
                <w:sz w:val="20"/>
                <w:szCs w:val="20"/>
                <w:rtl w:val="0"/>
              </w:rPr>
              <w:t xml:space="preserve"> [9.3–30.5]</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jc w:val="right"/>
              <w:rPr>
                <w:b w:val="1"/>
                <w:sz w:val="20"/>
                <w:szCs w:val="20"/>
              </w:rPr>
            </w:pPr>
            <w:r w:rsidDel="00000000" w:rsidR="00000000" w:rsidRPr="00000000">
              <w:rPr>
                <w:b w:val="1"/>
                <w:sz w:val="20"/>
                <w:szCs w:val="20"/>
                <w:rtl w:val="0"/>
              </w:rPr>
              <w:t xml:space="preserve">28.8</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jc w:val="center"/>
              <w:rPr>
                <w:b w:val="1"/>
                <w:sz w:val="20"/>
                <w:szCs w:val="20"/>
              </w:rPr>
            </w:pPr>
            <w:r w:rsidDel="00000000" w:rsidR="00000000" w:rsidRPr="00000000">
              <w:rPr>
                <w:b w:val="1"/>
                <w:sz w:val="20"/>
                <w:szCs w:val="20"/>
                <w:rtl w:val="0"/>
              </w:rPr>
              <w:t xml:space="preserve">[21.9–32.9]</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jc w:val="right"/>
              <w:rPr>
                <w:sz w:val="20"/>
                <w:szCs w:val="20"/>
              </w:rPr>
            </w:pPr>
            <w:r w:rsidDel="00000000" w:rsidR="00000000" w:rsidRPr="00000000">
              <w:rPr>
                <w:sz w:val="20"/>
                <w:szCs w:val="20"/>
                <w:rtl w:val="0"/>
              </w:rPr>
              <w:t xml:space="preserve">16.7</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jc w:val="center"/>
              <w:rPr>
                <w:sz w:val="20"/>
                <w:szCs w:val="20"/>
              </w:rPr>
            </w:pPr>
            <w:r w:rsidDel="00000000" w:rsidR="00000000" w:rsidRPr="00000000">
              <w:rPr>
                <w:sz w:val="20"/>
                <w:szCs w:val="20"/>
                <w:rtl w:val="0"/>
              </w:rPr>
              <w:t xml:space="preserve"> [12.4–21.4]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ind w:left="283.46456692913375" w:firstLine="0"/>
              <w:rPr>
                <w:sz w:val="20"/>
                <w:szCs w:val="20"/>
              </w:rPr>
            </w:pPr>
            <w:r w:rsidDel="00000000" w:rsidR="00000000" w:rsidRPr="00000000">
              <w:rPr>
                <w:sz w:val="20"/>
                <w:szCs w:val="20"/>
                <w:rtl w:val="0"/>
              </w:rPr>
              <w:t xml:space="preserve">… hyperglycemia L1 (181–250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jc w:val="right"/>
              <w:rPr>
                <w:sz w:val="20"/>
                <w:szCs w:val="20"/>
              </w:rPr>
            </w:pPr>
            <w:r w:rsidDel="00000000" w:rsidR="00000000" w:rsidRPr="00000000">
              <w:rPr>
                <w:sz w:val="20"/>
                <w:szCs w:val="20"/>
                <w:rtl w:val="0"/>
              </w:rPr>
              <w:t xml:space="preserve">16.9</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jc w:val="center"/>
              <w:rPr>
                <w:sz w:val="20"/>
                <w:szCs w:val="20"/>
              </w:rPr>
            </w:pPr>
            <w:r w:rsidDel="00000000" w:rsidR="00000000" w:rsidRPr="00000000">
              <w:rPr>
                <w:sz w:val="20"/>
                <w:szCs w:val="20"/>
                <w:rtl w:val="0"/>
              </w:rPr>
              <w:t xml:space="preserve">[11.6–21.2]</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jc w:val="right"/>
              <w:rPr>
                <w:sz w:val="20"/>
                <w:szCs w:val="20"/>
              </w:rPr>
            </w:pPr>
            <w:r w:rsidDel="00000000" w:rsidR="00000000" w:rsidRPr="00000000">
              <w:rPr>
                <w:sz w:val="20"/>
                <w:szCs w:val="20"/>
                <w:rtl w:val="0"/>
              </w:rPr>
              <w:t xml:space="preserve">18.4</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jc w:val="center"/>
              <w:rPr>
                <w:sz w:val="20"/>
                <w:szCs w:val="20"/>
              </w:rPr>
            </w:pPr>
            <w:r w:rsidDel="00000000" w:rsidR="00000000" w:rsidRPr="00000000">
              <w:rPr>
                <w:sz w:val="20"/>
                <w:szCs w:val="20"/>
                <w:rtl w:val="0"/>
              </w:rPr>
              <w:t xml:space="preserve">[12.3–22.6]</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jc w:val="right"/>
              <w:rPr>
                <w:sz w:val="20"/>
                <w:szCs w:val="20"/>
              </w:rPr>
            </w:pPr>
            <w:r w:rsidDel="00000000" w:rsidR="00000000" w:rsidRPr="00000000">
              <w:rPr>
                <w:sz w:val="20"/>
                <w:szCs w:val="20"/>
                <w:rtl w:val="0"/>
              </w:rPr>
              <w:t xml:space="preserve">14.1</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jc w:val="center"/>
              <w:rPr>
                <w:sz w:val="20"/>
                <w:szCs w:val="20"/>
              </w:rPr>
            </w:pPr>
            <w:r w:rsidDel="00000000" w:rsidR="00000000" w:rsidRPr="00000000">
              <w:rPr>
                <w:sz w:val="20"/>
                <w:szCs w:val="20"/>
                <w:rtl w:val="0"/>
              </w:rPr>
              <w:t xml:space="preserve">[8.5–22.7]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jc w:val="right"/>
              <w:rPr>
                <w:b w:val="1"/>
                <w:sz w:val="20"/>
                <w:szCs w:val="20"/>
              </w:rPr>
            </w:pPr>
            <w:r w:rsidDel="00000000" w:rsidR="00000000" w:rsidRPr="00000000">
              <w:rPr>
                <w:b w:val="1"/>
                <w:sz w:val="20"/>
                <w:szCs w:val="20"/>
                <w:rtl w:val="0"/>
              </w:rPr>
              <w:t xml:space="preserve">22.2</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jc w:val="center"/>
              <w:rPr>
                <w:b w:val="1"/>
                <w:sz w:val="20"/>
                <w:szCs w:val="20"/>
              </w:rPr>
            </w:pPr>
            <w:r w:rsidDel="00000000" w:rsidR="00000000" w:rsidRPr="00000000">
              <w:rPr>
                <w:b w:val="1"/>
                <w:sz w:val="20"/>
                <w:szCs w:val="20"/>
                <w:rtl w:val="0"/>
              </w:rPr>
              <w:t xml:space="preserve">[16.4–23.2]</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jc w:val="right"/>
              <w:rPr>
                <w:sz w:val="20"/>
                <w:szCs w:val="20"/>
              </w:rPr>
            </w:pPr>
            <w:r w:rsidDel="00000000" w:rsidR="00000000" w:rsidRPr="00000000">
              <w:rPr>
                <w:sz w:val="20"/>
                <w:szCs w:val="20"/>
                <w:rtl w:val="0"/>
              </w:rPr>
              <w:t xml:space="preserve">12.4</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jc w:val="center"/>
              <w:rPr>
                <w:sz w:val="20"/>
                <w:szCs w:val="20"/>
              </w:rPr>
            </w:pPr>
            <w:r w:rsidDel="00000000" w:rsidR="00000000" w:rsidRPr="00000000">
              <w:rPr>
                <w:sz w:val="20"/>
                <w:szCs w:val="20"/>
                <w:rtl w:val="0"/>
              </w:rPr>
              <w:t xml:space="preserve">[9.3–16.3]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ind w:left="283.46456692913375" w:firstLine="0"/>
              <w:rPr>
                <w:sz w:val="20"/>
                <w:szCs w:val="20"/>
              </w:rPr>
            </w:pPr>
            <w:r w:rsidDel="00000000" w:rsidR="00000000" w:rsidRPr="00000000">
              <w:rPr>
                <w:sz w:val="20"/>
                <w:szCs w:val="20"/>
                <w:rtl w:val="0"/>
              </w:rPr>
              <w:t xml:space="preserve">… hyperglycemia L2 (&gt;250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jc w:val="right"/>
              <w:rPr>
                <w:b w:val="1"/>
                <w:sz w:val="20"/>
                <w:szCs w:val="20"/>
              </w:rPr>
            </w:pPr>
            <w:r w:rsidDel="00000000" w:rsidR="00000000" w:rsidRPr="00000000">
              <w:rPr>
                <w:b w:val="1"/>
                <w:sz w:val="20"/>
                <w:szCs w:val="20"/>
                <w:rtl w:val="0"/>
              </w:rPr>
              <w:t xml:space="preserve">5.7</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jc w:val="center"/>
              <w:rPr>
                <w:b w:val="1"/>
                <w:sz w:val="20"/>
                <w:szCs w:val="20"/>
              </w:rPr>
            </w:pPr>
            <w:r w:rsidDel="00000000" w:rsidR="00000000" w:rsidRPr="00000000">
              <w:rPr>
                <w:b w:val="1"/>
                <w:sz w:val="20"/>
                <w:szCs w:val="20"/>
                <w:rtl w:val="0"/>
              </w:rPr>
              <w:t xml:space="preserve">[1.4–8.7]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jc w:val="right"/>
              <w:rPr>
                <w:b w:val="1"/>
                <w:sz w:val="20"/>
                <w:szCs w:val="20"/>
              </w:rPr>
            </w:pPr>
            <w:r w:rsidDel="00000000" w:rsidR="00000000" w:rsidRPr="00000000">
              <w:rPr>
                <w:b w:val="1"/>
                <w:sz w:val="20"/>
                <w:szCs w:val="20"/>
                <w:rtl w:val="0"/>
              </w:rPr>
              <w:t xml:space="preserve">6.1</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jc w:val="center"/>
              <w:rPr>
                <w:b w:val="1"/>
                <w:sz w:val="20"/>
                <w:szCs w:val="20"/>
              </w:rPr>
            </w:pPr>
            <w:r w:rsidDel="00000000" w:rsidR="00000000" w:rsidRPr="00000000">
              <w:rPr>
                <w:b w:val="1"/>
                <w:sz w:val="20"/>
                <w:szCs w:val="20"/>
                <w:rtl w:val="0"/>
              </w:rPr>
              <w:t xml:space="preserve">[1.5–8.6]</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jc w:val="right"/>
              <w:rPr>
                <w:b w:val="1"/>
                <w:sz w:val="20"/>
                <w:szCs w:val="20"/>
              </w:rPr>
            </w:pPr>
            <w:r w:rsidDel="00000000" w:rsidR="00000000" w:rsidRPr="00000000">
              <w:rPr>
                <w:b w:val="1"/>
                <w:sz w:val="20"/>
                <w:szCs w:val="20"/>
                <w:rtl w:val="0"/>
              </w:rPr>
              <w:t xml:space="preserve">6.7</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jc w:val="center"/>
              <w:rPr>
                <w:b w:val="1"/>
                <w:sz w:val="20"/>
                <w:szCs w:val="20"/>
              </w:rPr>
            </w:pPr>
            <w:r w:rsidDel="00000000" w:rsidR="00000000" w:rsidRPr="00000000">
              <w:rPr>
                <w:b w:val="1"/>
                <w:sz w:val="20"/>
                <w:szCs w:val="20"/>
                <w:rtl w:val="0"/>
              </w:rPr>
              <w:t xml:space="preserve">[0.9–8.7]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jc w:val="right"/>
              <w:rPr>
                <w:b w:val="1"/>
                <w:sz w:val="20"/>
                <w:szCs w:val="20"/>
              </w:rPr>
            </w:pPr>
            <w:r w:rsidDel="00000000" w:rsidR="00000000" w:rsidRPr="00000000">
              <w:rPr>
                <w:b w:val="1"/>
                <w:sz w:val="20"/>
                <w:szCs w:val="20"/>
                <w:rtl w:val="0"/>
              </w:rPr>
              <w:t xml:space="preserve">6.1</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jc w:val="center"/>
              <w:rPr>
                <w:b w:val="1"/>
                <w:sz w:val="20"/>
                <w:szCs w:val="20"/>
              </w:rPr>
            </w:pPr>
            <w:r w:rsidDel="00000000" w:rsidR="00000000" w:rsidRPr="00000000">
              <w:rPr>
                <w:b w:val="1"/>
                <w:sz w:val="20"/>
                <w:szCs w:val="20"/>
                <w:rtl w:val="0"/>
              </w:rPr>
              <w:t xml:space="preserve">[3.5–9.7]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jc w:val="right"/>
              <w:rPr>
                <w:sz w:val="20"/>
                <w:szCs w:val="20"/>
              </w:rPr>
            </w:pPr>
            <w:r w:rsidDel="00000000" w:rsidR="00000000" w:rsidRPr="00000000">
              <w:rPr>
                <w:sz w:val="20"/>
                <w:szCs w:val="20"/>
                <w:rtl w:val="0"/>
              </w:rPr>
              <w:t xml:space="preserve">3.7</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jc w:val="center"/>
              <w:rPr>
                <w:sz w:val="20"/>
                <w:szCs w:val="20"/>
              </w:rPr>
            </w:pPr>
            <w:r w:rsidDel="00000000" w:rsidR="00000000" w:rsidRPr="00000000">
              <w:rPr>
                <w:sz w:val="20"/>
                <w:szCs w:val="20"/>
                <w:rtl w:val="0"/>
              </w:rPr>
              <w:t xml:space="preserve">[1.7–6.8]</w:t>
            </w:r>
          </w:p>
        </w:tc>
      </w:tr>
      <w:tr>
        <w:trPr>
          <w:cantSplit w:val="0"/>
          <w:trHeight w:val="400" w:hRule="atLeast"/>
          <w:tblHeader w:val="0"/>
        </w:trPr>
        <w:tc>
          <w:tcPr>
            <w:gridSpan w:val="11"/>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rPr>
                <w:b w:val="1"/>
                <w:sz w:val="20"/>
                <w:szCs w:val="20"/>
              </w:rPr>
            </w:pPr>
            <w:r w:rsidDel="00000000" w:rsidR="00000000" w:rsidRPr="00000000">
              <w:rPr>
                <w:b w:val="1"/>
                <w:sz w:val="20"/>
                <w:szCs w:val="20"/>
                <w:rtl w:val="0"/>
              </w:rPr>
              <w:t xml:space="preserve">Competition days (256 obs.)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rPr>
                <w:sz w:val="20"/>
                <w:szCs w:val="20"/>
              </w:rPr>
            </w:pPr>
            <w:r w:rsidDel="00000000" w:rsidR="00000000" w:rsidRPr="00000000">
              <w:rPr>
                <w:sz w:val="20"/>
                <w:szCs w:val="20"/>
                <w:rtl w:val="0"/>
              </w:rPr>
              <w:t xml:space="preserve">Mean glucose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jc w:val="right"/>
              <w:rPr>
                <w:sz w:val="20"/>
                <w:szCs w:val="20"/>
              </w:rPr>
            </w:pPr>
            <w:r w:rsidDel="00000000" w:rsidR="00000000" w:rsidRPr="00000000">
              <w:rPr>
                <w:sz w:val="20"/>
                <w:szCs w:val="20"/>
                <w:rtl w:val="0"/>
              </w:rPr>
              <w:t xml:space="preserve">143.6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jc w:val="center"/>
              <w:rPr>
                <w:sz w:val="20"/>
                <w:szCs w:val="20"/>
              </w:rPr>
            </w:pPr>
            <w:r w:rsidDel="00000000" w:rsidR="00000000" w:rsidRPr="00000000">
              <w:rPr>
                <w:sz w:val="20"/>
                <w:szCs w:val="20"/>
                <w:rtl w:val="0"/>
              </w:rPr>
              <w:t xml:space="preserve">[139.4–160.3]</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jc w:val="right"/>
              <w:rPr>
                <w:sz w:val="20"/>
                <w:szCs w:val="20"/>
              </w:rPr>
            </w:pPr>
            <w:r w:rsidDel="00000000" w:rsidR="00000000" w:rsidRPr="00000000">
              <w:rPr>
                <w:sz w:val="20"/>
                <w:szCs w:val="20"/>
                <w:rtl w:val="0"/>
              </w:rPr>
              <w:t xml:space="preserve">153.3</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jc w:val="center"/>
              <w:rPr>
                <w:sz w:val="20"/>
                <w:szCs w:val="20"/>
              </w:rPr>
            </w:pPr>
            <w:r w:rsidDel="00000000" w:rsidR="00000000" w:rsidRPr="00000000">
              <w:rPr>
                <w:sz w:val="20"/>
                <w:szCs w:val="20"/>
                <w:rtl w:val="0"/>
              </w:rPr>
              <w:t xml:space="preserve">[142.7–166.1]</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jc w:val="right"/>
              <w:rPr>
                <w:sz w:val="20"/>
                <w:szCs w:val="20"/>
              </w:rPr>
            </w:pPr>
            <w:r w:rsidDel="00000000" w:rsidR="00000000" w:rsidRPr="00000000">
              <w:rPr>
                <w:sz w:val="20"/>
                <w:szCs w:val="20"/>
                <w:rtl w:val="0"/>
              </w:rPr>
              <w:t xml:space="preserve">170.6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jc w:val="center"/>
              <w:rPr>
                <w:sz w:val="20"/>
                <w:szCs w:val="20"/>
              </w:rPr>
            </w:pPr>
            <w:r w:rsidDel="00000000" w:rsidR="00000000" w:rsidRPr="00000000">
              <w:rPr>
                <w:sz w:val="20"/>
                <w:szCs w:val="20"/>
                <w:rtl w:val="0"/>
              </w:rPr>
              <w:t xml:space="preserve">[160.3–178.0]</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jc w:val="right"/>
              <w:rPr>
                <w:sz w:val="20"/>
                <w:szCs w:val="20"/>
              </w:rPr>
            </w:pPr>
            <w:r w:rsidDel="00000000" w:rsidR="00000000" w:rsidRPr="00000000">
              <w:rPr>
                <w:sz w:val="20"/>
                <w:szCs w:val="20"/>
                <w:rtl w:val="0"/>
              </w:rPr>
              <w:t xml:space="preserve">164.3</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jc w:val="center"/>
              <w:rPr>
                <w:sz w:val="20"/>
                <w:szCs w:val="20"/>
              </w:rPr>
            </w:pPr>
            <w:r w:rsidDel="00000000" w:rsidR="00000000" w:rsidRPr="00000000">
              <w:rPr>
                <w:sz w:val="20"/>
                <w:szCs w:val="20"/>
                <w:rtl w:val="0"/>
              </w:rPr>
              <w:t xml:space="preserve">[144.4–178.4]</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jc w:val="right"/>
              <w:rPr>
                <w:sz w:val="20"/>
                <w:szCs w:val="20"/>
              </w:rPr>
            </w:pPr>
            <w:r w:rsidDel="00000000" w:rsidR="00000000" w:rsidRPr="00000000">
              <w:rPr>
                <w:sz w:val="20"/>
                <w:szCs w:val="20"/>
                <w:rtl w:val="0"/>
              </w:rPr>
              <w:t xml:space="preserve">129.2</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jc w:val="center"/>
              <w:rPr>
                <w:sz w:val="20"/>
                <w:szCs w:val="20"/>
              </w:rPr>
            </w:pPr>
            <w:r w:rsidDel="00000000" w:rsidR="00000000" w:rsidRPr="00000000">
              <w:rPr>
                <w:sz w:val="20"/>
                <w:szCs w:val="20"/>
                <w:rtl w:val="0"/>
              </w:rPr>
              <w:t xml:space="preserve">[123.0–153.4]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rPr>
                <w:sz w:val="20"/>
                <w:szCs w:val="20"/>
              </w:rPr>
            </w:pPr>
            <w:r w:rsidDel="00000000" w:rsidR="00000000" w:rsidRPr="00000000">
              <w:rPr>
                <w:sz w:val="20"/>
                <w:szCs w:val="20"/>
                <w:rtl w:val="0"/>
              </w:rPr>
              <w:t xml:space="preserve">Coefficient of variation (CV) [%]</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jc w:val="right"/>
              <w:rPr>
                <w:b w:val="1"/>
                <w:sz w:val="20"/>
                <w:szCs w:val="20"/>
              </w:rPr>
            </w:pPr>
            <w:r w:rsidDel="00000000" w:rsidR="00000000" w:rsidRPr="00000000">
              <w:rPr>
                <w:b w:val="1"/>
                <w:sz w:val="20"/>
                <w:szCs w:val="20"/>
                <w:rtl w:val="0"/>
              </w:rPr>
              <w:t xml:space="preserve">37.5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jc w:val="center"/>
              <w:rPr>
                <w:b w:val="1"/>
                <w:sz w:val="20"/>
                <w:szCs w:val="20"/>
              </w:rPr>
            </w:pPr>
            <w:r w:rsidDel="00000000" w:rsidR="00000000" w:rsidRPr="00000000">
              <w:rPr>
                <w:b w:val="1"/>
                <w:sz w:val="20"/>
                <w:szCs w:val="20"/>
                <w:rtl w:val="0"/>
              </w:rPr>
              <w:t xml:space="preserve">[29.4–39.8]</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jc w:val="right"/>
              <w:rPr>
                <w:b w:val="1"/>
                <w:sz w:val="20"/>
                <w:szCs w:val="20"/>
              </w:rPr>
            </w:pPr>
            <w:r w:rsidDel="00000000" w:rsidR="00000000" w:rsidRPr="00000000">
              <w:rPr>
                <w:b w:val="1"/>
                <w:sz w:val="20"/>
                <w:szCs w:val="20"/>
                <w:rtl w:val="0"/>
              </w:rPr>
              <w:t xml:space="preserve">36.9</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jc w:val="center"/>
              <w:rPr>
                <w:b w:val="1"/>
                <w:sz w:val="20"/>
                <w:szCs w:val="20"/>
              </w:rPr>
            </w:pPr>
            <w:r w:rsidDel="00000000" w:rsidR="00000000" w:rsidRPr="00000000">
              <w:rPr>
                <w:b w:val="1"/>
                <w:sz w:val="20"/>
                <w:szCs w:val="20"/>
                <w:rtl w:val="0"/>
              </w:rPr>
              <w:t xml:space="preserve">[30.2–38.0]</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jc w:val="right"/>
              <w:rPr>
                <w:sz w:val="20"/>
                <w:szCs w:val="20"/>
              </w:rPr>
            </w:pPr>
            <w:r w:rsidDel="00000000" w:rsidR="00000000" w:rsidRPr="00000000">
              <w:rPr>
                <w:sz w:val="20"/>
                <w:szCs w:val="20"/>
                <w:rtl w:val="0"/>
              </w:rPr>
              <w:t xml:space="preserve">30.0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jc w:val="center"/>
              <w:rPr>
                <w:sz w:val="20"/>
                <w:szCs w:val="20"/>
              </w:rPr>
            </w:pPr>
            <w:r w:rsidDel="00000000" w:rsidR="00000000" w:rsidRPr="00000000">
              <w:rPr>
                <w:sz w:val="20"/>
                <w:szCs w:val="20"/>
                <w:rtl w:val="0"/>
              </w:rPr>
              <w:t xml:space="preserve">[29.1–38.0]</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jc w:val="right"/>
              <w:rPr>
                <w:sz w:val="20"/>
                <w:szCs w:val="20"/>
              </w:rPr>
            </w:pPr>
            <w:r w:rsidDel="00000000" w:rsidR="00000000" w:rsidRPr="00000000">
              <w:rPr>
                <w:sz w:val="20"/>
                <w:szCs w:val="20"/>
                <w:rtl w:val="0"/>
              </w:rPr>
              <w:t xml:space="preserve">32.8</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jc w:val="center"/>
              <w:rPr>
                <w:sz w:val="20"/>
                <w:szCs w:val="20"/>
              </w:rPr>
            </w:pPr>
            <w:r w:rsidDel="00000000" w:rsidR="00000000" w:rsidRPr="00000000">
              <w:rPr>
                <w:sz w:val="20"/>
                <w:szCs w:val="20"/>
                <w:rtl w:val="0"/>
              </w:rPr>
              <w:t xml:space="preserve">[28.7–41.0]</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jc w:val="right"/>
              <w:rPr>
                <w:sz w:val="20"/>
                <w:szCs w:val="20"/>
              </w:rPr>
            </w:pPr>
            <w:r w:rsidDel="00000000" w:rsidR="00000000" w:rsidRPr="00000000">
              <w:rPr>
                <w:sz w:val="20"/>
                <w:szCs w:val="20"/>
                <w:rtl w:val="0"/>
              </w:rPr>
              <w:t xml:space="preserve">35.7</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jc w:val="center"/>
              <w:rPr>
                <w:sz w:val="20"/>
                <w:szCs w:val="20"/>
              </w:rPr>
            </w:pPr>
            <w:r w:rsidDel="00000000" w:rsidR="00000000" w:rsidRPr="00000000">
              <w:rPr>
                <w:sz w:val="20"/>
                <w:szCs w:val="20"/>
                <w:rtl w:val="0"/>
              </w:rPr>
              <w:t xml:space="preserve">[25.5–44.4]</w:t>
            </w:r>
          </w:p>
        </w:tc>
      </w:tr>
      <w:tr>
        <w:trPr>
          <w:cantSplit w:val="0"/>
          <w:trHeight w:val="400" w:hRule="atLeast"/>
          <w:tblHeader w:val="0"/>
        </w:trPr>
        <w:tc>
          <w:tcPr>
            <w:gridSpan w:val="11"/>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rPr>
                <w:sz w:val="20"/>
                <w:szCs w:val="20"/>
              </w:rPr>
            </w:pPr>
            <w:r w:rsidDel="00000000" w:rsidR="00000000" w:rsidRPr="00000000">
              <w:rPr>
                <w:i w:val="1"/>
                <w:sz w:val="20"/>
                <w:szCs w:val="20"/>
                <w:rtl w:val="0"/>
              </w:rPr>
              <w:t xml:space="preserve">CGM readings [%] in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rPr>
                <w:sz w:val="20"/>
                <w:szCs w:val="20"/>
              </w:rPr>
            </w:pPr>
            <w:r w:rsidDel="00000000" w:rsidR="00000000" w:rsidRPr="00000000">
              <w:rPr>
                <w:sz w:val="20"/>
                <w:szCs w:val="20"/>
                <w:rtl w:val="0"/>
              </w:rPr>
              <w:t xml:space="preserve">… hypoglycemia (&lt;70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jc w:val="right"/>
              <w:rPr>
                <w:sz w:val="20"/>
                <w:szCs w:val="20"/>
              </w:rPr>
            </w:pPr>
            <w:r w:rsidDel="00000000" w:rsidR="00000000" w:rsidRPr="00000000">
              <w:rPr>
                <w:sz w:val="20"/>
                <w:szCs w:val="20"/>
                <w:rtl w:val="0"/>
              </w:rPr>
              <w:t xml:space="preserve"> 2.5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jc w:val="center"/>
              <w:rPr>
                <w:sz w:val="20"/>
                <w:szCs w:val="20"/>
              </w:rPr>
            </w:pPr>
            <w:r w:rsidDel="00000000" w:rsidR="00000000" w:rsidRPr="00000000">
              <w:rPr>
                <w:sz w:val="20"/>
                <w:szCs w:val="20"/>
                <w:rtl w:val="0"/>
              </w:rPr>
              <w:t xml:space="preserve"> [2.0–5.8]</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jc w:val="right"/>
              <w:rPr>
                <w:sz w:val="20"/>
                <w:szCs w:val="20"/>
              </w:rPr>
            </w:pPr>
            <w:r w:rsidDel="00000000" w:rsidR="00000000" w:rsidRPr="00000000">
              <w:rPr>
                <w:sz w:val="20"/>
                <w:szCs w:val="20"/>
                <w:rtl w:val="0"/>
              </w:rPr>
              <w:t xml:space="preserve">3.0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jc w:val="center"/>
              <w:rPr>
                <w:sz w:val="20"/>
                <w:szCs w:val="20"/>
              </w:rPr>
            </w:pPr>
            <w:r w:rsidDel="00000000" w:rsidR="00000000" w:rsidRPr="00000000">
              <w:rPr>
                <w:sz w:val="20"/>
                <w:szCs w:val="20"/>
                <w:rtl w:val="0"/>
              </w:rPr>
              <w:t xml:space="preserve"> [1.3–5.0]</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jc w:val="right"/>
              <w:rPr>
                <w:sz w:val="20"/>
                <w:szCs w:val="20"/>
              </w:rPr>
            </w:pPr>
            <w:r w:rsidDel="00000000" w:rsidR="00000000" w:rsidRPr="00000000">
              <w:rPr>
                <w:sz w:val="20"/>
                <w:szCs w:val="20"/>
                <w:rtl w:val="0"/>
              </w:rPr>
              <w:t xml:space="preserve"> 0.5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jc w:val="center"/>
              <w:rPr>
                <w:sz w:val="20"/>
                <w:szCs w:val="20"/>
              </w:rPr>
            </w:pPr>
            <w:r w:rsidDel="00000000" w:rsidR="00000000" w:rsidRPr="00000000">
              <w:rPr>
                <w:sz w:val="20"/>
                <w:szCs w:val="20"/>
                <w:rtl w:val="0"/>
              </w:rPr>
              <w:t xml:space="preserve">[0.1–1.7]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jc w:val="right"/>
              <w:rPr>
                <w:sz w:val="20"/>
                <w:szCs w:val="20"/>
              </w:rPr>
            </w:pPr>
            <w:r w:rsidDel="00000000" w:rsidR="00000000" w:rsidRPr="00000000">
              <w:rPr>
                <w:sz w:val="20"/>
                <w:szCs w:val="20"/>
                <w:rtl w:val="0"/>
              </w:rPr>
              <w:t xml:space="preserve">1.6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jc w:val="center"/>
              <w:rPr>
                <w:sz w:val="20"/>
                <w:szCs w:val="20"/>
              </w:rPr>
            </w:pPr>
            <w:r w:rsidDel="00000000" w:rsidR="00000000" w:rsidRPr="00000000">
              <w:rPr>
                <w:sz w:val="20"/>
                <w:szCs w:val="20"/>
                <w:rtl w:val="0"/>
              </w:rPr>
              <w:t xml:space="preserve"> [0.9–5.3] </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jc w:val="right"/>
              <w:rPr>
                <w:b w:val="1"/>
                <w:sz w:val="20"/>
                <w:szCs w:val="20"/>
              </w:rPr>
            </w:pPr>
            <w:r w:rsidDel="00000000" w:rsidR="00000000" w:rsidRPr="00000000">
              <w:rPr>
                <w:b w:val="1"/>
                <w:sz w:val="20"/>
                <w:szCs w:val="20"/>
                <w:rtl w:val="0"/>
              </w:rPr>
              <w:t xml:space="preserve"> 4.2</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jc w:val="center"/>
              <w:rPr>
                <w:b w:val="1"/>
                <w:sz w:val="20"/>
                <w:szCs w:val="20"/>
              </w:rPr>
            </w:pPr>
            <w:r w:rsidDel="00000000" w:rsidR="00000000" w:rsidRPr="00000000">
              <w:rPr>
                <w:b w:val="1"/>
                <w:sz w:val="20"/>
                <w:szCs w:val="20"/>
                <w:rtl w:val="0"/>
              </w:rPr>
              <w:t xml:space="preserve"> [0.8–12.6]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ind w:left="283.46456692913375" w:firstLine="0"/>
              <w:rPr>
                <w:sz w:val="20"/>
                <w:szCs w:val="20"/>
              </w:rPr>
            </w:pPr>
            <w:r w:rsidDel="00000000" w:rsidR="00000000" w:rsidRPr="00000000">
              <w:rPr>
                <w:sz w:val="20"/>
                <w:szCs w:val="20"/>
                <w:rtl w:val="0"/>
              </w:rPr>
              <w:t xml:space="preserve">… hypoglycemia L2 (&lt;54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jc w:val="right"/>
              <w:rPr>
                <w:sz w:val="20"/>
                <w:szCs w:val="20"/>
              </w:rPr>
            </w:pPr>
            <w:r w:rsidDel="00000000" w:rsidR="00000000" w:rsidRPr="00000000">
              <w:rPr>
                <w:sz w:val="20"/>
                <w:szCs w:val="20"/>
                <w:rtl w:val="0"/>
              </w:rPr>
              <w:t xml:space="preserve">0.6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jc w:val="center"/>
              <w:rPr>
                <w:sz w:val="20"/>
                <w:szCs w:val="20"/>
              </w:rPr>
            </w:pPr>
            <w:r w:rsidDel="00000000" w:rsidR="00000000" w:rsidRPr="00000000">
              <w:rPr>
                <w:sz w:val="20"/>
                <w:szCs w:val="20"/>
                <w:rtl w:val="0"/>
              </w:rPr>
              <w:t xml:space="preserve">[0.3–1.7]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jc w:val="right"/>
              <w:rPr>
                <w:sz w:val="20"/>
                <w:szCs w:val="20"/>
              </w:rPr>
            </w:pPr>
            <w:r w:rsidDel="00000000" w:rsidR="00000000" w:rsidRPr="00000000">
              <w:rPr>
                <w:sz w:val="20"/>
                <w:szCs w:val="20"/>
                <w:rtl w:val="0"/>
              </w:rPr>
              <w:t xml:space="preserve">0.5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jc w:val="center"/>
              <w:rPr>
                <w:sz w:val="20"/>
                <w:szCs w:val="20"/>
              </w:rPr>
            </w:pPr>
            <w:r w:rsidDel="00000000" w:rsidR="00000000" w:rsidRPr="00000000">
              <w:rPr>
                <w:sz w:val="20"/>
                <w:szCs w:val="20"/>
                <w:rtl w:val="0"/>
              </w:rPr>
              <w:t xml:space="preserve">[0.3–1.4]</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jc w:val="right"/>
              <w:rPr>
                <w:sz w:val="20"/>
                <w:szCs w:val="20"/>
              </w:rPr>
            </w:pPr>
            <w:r w:rsidDel="00000000" w:rsidR="00000000" w:rsidRPr="00000000">
              <w:rPr>
                <w:sz w:val="20"/>
                <w:szCs w:val="20"/>
                <w:rtl w:val="0"/>
              </w:rPr>
              <w:t xml:space="preserve">0.0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jc w:val="center"/>
              <w:rPr>
                <w:sz w:val="20"/>
                <w:szCs w:val="20"/>
              </w:rPr>
            </w:pPr>
            <w:r w:rsidDel="00000000" w:rsidR="00000000" w:rsidRPr="00000000">
              <w:rPr>
                <w:sz w:val="20"/>
                <w:szCs w:val="20"/>
                <w:rtl w:val="0"/>
              </w:rPr>
              <w:t xml:space="preserve">[0.0–0.2]</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jc w:val="right"/>
              <w:rPr>
                <w:sz w:val="20"/>
                <w:szCs w:val="20"/>
              </w:rPr>
            </w:pPr>
            <w:r w:rsidDel="00000000" w:rsidR="00000000" w:rsidRPr="00000000">
              <w:rPr>
                <w:sz w:val="20"/>
                <w:szCs w:val="20"/>
                <w:rtl w:val="0"/>
              </w:rPr>
              <w:t xml:space="preserve">0.3</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jc w:val="center"/>
              <w:rPr>
                <w:sz w:val="20"/>
                <w:szCs w:val="20"/>
              </w:rPr>
            </w:pPr>
            <w:r w:rsidDel="00000000" w:rsidR="00000000" w:rsidRPr="00000000">
              <w:rPr>
                <w:sz w:val="20"/>
                <w:szCs w:val="20"/>
                <w:rtl w:val="0"/>
              </w:rPr>
              <w:t xml:space="preserve">[0.0–0.8]</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jc w:val="right"/>
              <w:rPr>
                <w:sz w:val="20"/>
                <w:szCs w:val="20"/>
              </w:rPr>
            </w:pPr>
            <w:r w:rsidDel="00000000" w:rsidR="00000000" w:rsidRPr="00000000">
              <w:rPr>
                <w:sz w:val="20"/>
                <w:szCs w:val="20"/>
                <w:rtl w:val="0"/>
              </w:rPr>
              <w:t xml:space="preserve">0.5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jc w:val="center"/>
              <w:rPr>
                <w:sz w:val="20"/>
                <w:szCs w:val="20"/>
              </w:rPr>
            </w:pPr>
            <w:r w:rsidDel="00000000" w:rsidR="00000000" w:rsidRPr="00000000">
              <w:rPr>
                <w:sz w:val="20"/>
                <w:szCs w:val="20"/>
                <w:rtl w:val="0"/>
              </w:rPr>
              <w:t xml:space="preserve">[0.0–3.5]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ind w:left="283.46456692913375" w:firstLine="0"/>
              <w:rPr>
                <w:sz w:val="20"/>
                <w:szCs w:val="20"/>
              </w:rPr>
            </w:pPr>
            <w:r w:rsidDel="00000000" w:rsidR="00000000" w:rsidRPr="00000000">
              <w:rPr>
                <w:sz w:val="20"/>
                <w:szCs w:val="20"/>
                <w:rtl w:val="0"/>
              </w:rPr>
              <w:t xml:space="preserve">… hypoglycemia L1 (54–69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jc w:val="right"/>
              <w:rPr>
                <w:sz w:val="20"/>
                <w:szCs w:val="20"/>
              </w:rPr>
            </w:pPr>
            <w:r w:rsidDel="00000000" w:rsidR="00000000" w:rsidRPr="00000000">
              <w:rPr>
                <w:sz w:val="20"/>
                <w:szCs w:val="20"/>
                <w:rtl w:val="0"/>
              </w:rPr>
              <w:t xml:space="preserve">2.4</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jc w:val="center"/>
              <w:rPr>
                <w:sz w:val="20"/>
                <w:szCs w:val="20"/>
              </w:rPr>
            </w:pPr>
            <w:r w:rsidDel="00000000" w:rsidR="00000000" w:rsidRPr="00000000">
              <w:rPr>
                <w:sz w:val="20"/>
                <w:szCs w:val="20"/>
                <w:rtl w:val="0"/>
              </w:rPr>
              <w:t xml:space="preserve">[1.4–4.1]</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jc w:val="right"/>
              <w:rPr>
                <w:sz w:val="20"/>
                <w:szCs w:val="20"/>
              </w:rPr>
            </w:pPr>
            <w:r w:rsidDel="00000000" w:rsidR="00000000" w:rsidRPr="00000000">
              <w:rPr>
                <w:sz w:val="20"/>
                <w:szCs w:val="20"/>
                <w:rtl w:val="0"/>
              </w:rPr>
              <w:t xml:space="preserve">2.2</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center"/>
              <w:rPr>
                <w:sz w:val="20"/>
                <w:szCs w:val="20"/>
              </w:rPr>
            </w:pPr>
            <w:r w:rsidDel="00000000" w:rsidR="00000000" w:rsidRPr="00000000">
              <w:rPr>
                <w:sz w:val="20"/>
                <w:szCs w:val="20"/>
                <w:rtl w:val="0"/>
              </w:rPr>
              <w:t xml:space="preserve">[0.9–3.9]</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jc w:val="right"/>
              <w:rPr>
                <w:sz w:val="20"/>
                <w:szCs w:val="20"/>
              </w:rPr>
            </w:pPr>
            <w:r w:rsidDel="00000000" w:rsidR="00000000" w:rsidRPr="00000000">
              <w:rPr>
                <w:sz w:val="20"/>
                <w:szCs w:val="20"/>
                <w:rtl w:val="0"/>
              </w:rPr>
              <w:t xml:space="preserve">0.5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jc w:val="center"/>
              <w:rPr>
                <w:sz w:val="20"/>
                <w:szCs w:val="20"/>
              </w:rPr>
            </w:pPr>
            <w:r w:rsidDel="00000000" w:rsidR="00000000" w:rsidRPr="00000000">
              <w:rPr>
                <w:sz w:val="20"/>
                <w:szCs w:val="20"/>
                <w:rtl w:val="0"/>
              </w:rPr>
              <w:t xml:space="preserve">[0.1–1.5]</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jc w:val="right"/>
              <w:rPr>
                <w:sz w:val="20"/>
                <w:szCs w:val="20"/>
              </w:rPr>
            </w:pPr>
            <w:r w:rsidDel="00000000" w:rsidR="00000000" w:rsidRPr="00000000">
              <w:rPr>
                <w:sz w:val="20"/>
                <w:szCs w:val="20"/>
                <w:rtl w:val="0"/>
              </w:rPr>
              <w:t xml:space="preserve">1.6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jc w:val="center"/>
              <w:rPr>
                <w:sz w:val="20"/>
                <w:szCs w:val="20"/>
              </w:rPr>
            </w:pPr>
            <w:r w:rsidDel="00000000" w:rsidR="00000000" w:rsidRPr="00000000">
              <w:rPr>
                <w:sz w:val="20"/>
                <w:szCs w:val="20"/>
                <w:rtl w:val="0"/>
              </w:rPr>
              <w:t xml:space="preserve">[0.8–3.8]</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jc w:val="right"/>
              <w:rPr>
                <w:sz w:val="20"/>
                <w:szCs w:val="20"/>
              </w:rPr>
            </w:pPr>
            <w:r w:rsidDel="00000000" w:rsidR="00000000" w:rsidRPr="00000000">
              <w:rPr>
                <w:sz w:val="20"/>
                <w:szCs w:val="20"/>
                <w:rtl w:val="0"/>
              </w:rPr>
              <w:t xml:space="preserve">2.9</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jc w:val="center"/>
              <w:rPr>
                <w:sz w:val="20"/>
                <w:szCs w:val="20"/>
              </w:rPr>
            </w:pPr>
            <w:r w:rsidDel="00000000" w:rsidR="00000000" w:rsidRPr="00000000">
              <w:rPr>
                <w:sz w:val="20"/>
                <w:szCs w:val="20"/>
                <w:rtl w:val="0"/>
              </w:rPr>
              <w:t xml:space="preserve">[0.8–8.5]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rPr>
                <w:sz w:val="20"/>
                <w:szCs w:val="20"/>
              </w:rPr>
            </w:pPr>
            <w:r w:rsidDel="00000000" w:rsidR="00000000" w:rsidRPr="00000000">
              <w:rPr>
                <w:sz w:val="20"/>
                <w:szCs w:val="20"/>
                <w:rtl w:val="0"/>
              </w:rPr>
              <w:t xml:space="preserve">… target range (70–180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jc w:val="right"/>
              <w:rPr>
                <w:b w:val="1"/>
                <w:sz w:val="20"/>
                <w:szCs w:val="20"/>
              </w:rPr>
            </w:pPr>
            <w:r w:rsidDel="00000000" w:rsidR="00000000" w:rsidRPr="00000000">
              <w:rPr>
                <w:b w:val="1"/>
                <w:sz w:val="20"/>
                <w:szCs w:val="20"/>
                <w:rtl w:val="0"/>
              </w:rPr>
              <w:t xml:space="preserve">64.1</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jc w:val="center"/>
              <w:rPr>
                <w:b w:val="1"/>
                <w:sz w:val="20"/>
                <w:szCs w:val="20"/>
              </w:rPr>
            </w:pPr>
            <w:r w:rsidDel="00000000" w:rsidR="00000000" w:rsidRPr="00000000">
              <w:rPr>
                <w:b w:val="1"/>
                <w:sz w:val="20"/>
                <w:szCs w:val="20"/>
                <w:rtl w:val="0"/>
              </w:rPr>
              <w:t xml:space="preserve">[60.3–84.7]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jc w:val="right"/>
              <w:rPr>
                <w:b w:val="1"/>
                <w:sz w:val="20"/>
                <w:szCs w:val="20"/>
              </w:rPr>
            </w:pPr>
            <w:r w:rsidDel="00000000" w:rsidR="00000000" w:rsidRPr="00000000">
              <w:rPr>
                <w:b w:val="1"/>
                <w:sz w:val="20"/>
                <w:szCs w:val="20"/>
                <w:rtl w:val="0"/>
              </w:rPr>
              <w:t xml:space="preserve">68.8</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jc w:val="center"/>
              <w:rPr>
                <w:b w:val="1"/>
                <w:sz w:val="20"/>
                <w:szCs w:val="20"/>
              </w:rPr>
            </w:pPr>
            <w:r w:rsidDel="00000000" w:rsidR="00000000" w:rsidRPr="00000000">
              <w:rPr>
                <w:b w:val="1"/>
                <w:sz w:val="20"/>
                <w:szCs w:val="20"/>
                <w:rtl w:val="0"/>
              </w:rPr>
              <w:t xml:space="preserve">[58.2–81.5]</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jc w:val="right"/>
              <w:rPr>
                <w:b w:val="1"/>
                <w:sz w:val="20"/>
                <w:szCs w:val="20"/>
              </w:rPr>
            </w:pPr>
            <w:r w:rsidDel="00000000" w:rsidR="00000000" w:rsidRPr="00000000">
              <w:rPr>
                <w:b w:val="1"/>
                <w:sz w:val="20"/>
                <w:szCs w:val="20"/>
                <w:rtl w:val="0"/>
              </w:rPr>
              <w:t xml:space="preserve">58.6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jc w:val="center"/>
              <w:rPr>
                <w:b w:val="1"/>
                <w:sz w:val="20"/>
                <w:szCs w:val="20"/>
              </w:rPr>
            </w:pPr>
            <w:r w:rsidDel="00000000" w:rsidR="00000000" w:rsidRPr="00000000">
              <w:rPr>
                <w:b w:val="1"/>
                <w:sz w:val="20"/>
                <w:szCs w:val="20"/>
                <w:rtl w:val="0"/>
              </w:rPr>
              <w:t xml:space="preserve">[56.4–68.9]</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jc w:val="right"/>
              <w:rPr>
                <w:b w:val="1"/>
                <w:sz w:val="20"/>
                <w:szCs w:val="20"/>
              </w:rPr>
            </w:pPr>
            <w:r w:rsidDel="00000000" w:rsidR="00000000" w:rsidRPr="00000000">
              <w:rPr>
                <w:b w:val="1"/>
                <w:sz w:val="20"/>
                <w:szCs w:val="20"/>
                <w:rtl w:val="0"/>
              </w:rPr>
              <w:t xml:space="preserve">64.9</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jc w:val="center"/>
              <w:rPr>
                <w:b w:val="1"/>
                <w:sz w:val="20"/>
                <w:szCs w:val="20"/>
              </w:rPr>
            </w:pPr>
            <w:r w:rsidDel="00000000" w:rsidR="00000000" w:rsidRPr="00000000">
              <w:rPr>
                <w:b w:val="1"/>
                <w:sz w:val="20"/>
                <w:szCs w:val="20"/>
                <w:rtl w:val="0"/>
              </w:rPr>
              <w:t xml:space="preserve">[58.2–75.7]</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jc w:val="right"/>
              <w:rPr>
                <w:sz w:val="20"/>
                <w:szCs w:val="20"/>
              </w:rPr>
            </w:pPr>
            <w:r w:rsidDel="00000000" w:rsidR="00000000" w:rsidRPr="00000000">
              <w:rPr>
                <w:sz w:val="20"/>
                <w:szCs w:val="20"/>
                <w:rtl w:val="0"/>
              </w:rPr>
              <w:t xml:space="preserve">73.8</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jc w:val="center"/>
              <w:rPr>
                <w:sz w:val="20"/>
                <w:szCs w:val="20"/>
              </w:rPr>
            </w:pPr>
            <w:r w:rsidDel="00000000" w:rsidR="00000000" w:rsidRPr="00000000">
              <w:rPr>
                <w:sz w:val="20"/>
                <w:szCs w:val="20"/>
                <w:rtl w:val="0"/>
              </w:rPr>
              <w:t xml:space="preserve">[58.0–93.1]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rPr>
                <w:sz w:val="20"/>
                <w:szCs w:val="20"/>
              </w:rPr>
            </w:pPr>
            <w:r w:rsidDel="00000000" w:rsidR="00000000" w:rsidRPr="00000000">
              <w:rPr>
                <w:sz w:val="20"/>
                <w:szCs w:val="20"/>
                <w:rtl w:val="0"/>
              </w:rPr>
              <w:t xml:space="preserve">… hyperglycemia (&gt;180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jc w:val="right"/>
              <w:rPr>
                <w:sz w:val="20"/>
                <w:szCs w:val="20"/>
              </w:rPr>
            </w:pPr>
            <w:r w:rsidDel="00000000" w:rsidR="00000000" w:rsidRPr="00000000">
              <w:rPr>
                <w:sz w:val="20"/>
                <w:szCs w:val="20"/>
                <w:rtl w:val="0"/>
              </w:rPr>
              <w:t xml:space="preserve">24.7</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jc w:val="center"/>
              <w:rPr>
                <w:sz w:val="20"/>
                <w:szCs w:val="20"/>
              </w:rPr>
            </w:pPr>
            <w:r w:rsidDel="00000000" w:rsidR="00000000" w:rsidRPr="00000000">
              <w:rPr>
                <w:sz w:val="20"/>
                <w:szCs w:val="20"/>
                <w:rtl w:val="0"/>
              </w:rPr>
              <w:t xml:space="preserve">[13.9–33.6]</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jc w:val="right"/>
              <w:rPr>
                <w:b w:val="1"/>
                <w:sz w:val="20"/>
                <w:szCs w:val="20"/>
              </w:rPr>
            </w:pPr>
            <w:r w:rsidDel="00000000" w:rsidR="00000000" w:rsidRPr="00000000">
              <w:rPr>
                <w:b w:val="1"/>
                <w:sz w:val="20"/>
                <w:szCs w:val="20"/>
                <w:rtl w:val="0"/>
              </w:rPr>
              <w:t xml:space="preserve"> 28.0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jc w:val="center"/>
              <w:rPr>
                <w:b w:val="1"/>
                <w:sz w:val="20"/>
                <w:szCs w:val="20"/>
              </w:rPr>
            </w:pPr>
            <w:r w:rsidDel="00000000" w:rsidR="00000000" w:rsidRPr="00000000">
              <w:rPr>
                <w:b w:val="1"/>
                <w:sz w:val="20"/>
                <w:szCs w:val="20"/>
                <w:rtl w:val="0"/>
              </w:rPr>
              <w:t xml:space="preserve"> [17.2–37.2]</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jc w:val="right"/>
              <w:rPr>
                <w:b w:val="1"/>
                <w:sz w:val="20"/>
                <w:szCs w:val="20"/>
              </w:rPr>
            </w:pPr>
            <w:r w:rsidDel="00000000" w:rsidR="00000000" w:rsidRPr="00000000">
              <w:rPr>
                <w:b w:val="1"/>
                <w:sz w:val="20"/>
                <w:szCs w:val="20"/>
                <w:rtl w:val="0"/>
              </w:rPr>
              <w:t xml:space="preserve"> 38.5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jc w:val="center"/>
              <w:rPr>
                <w:b w:val="1"/>
                <w:sz w:val="20"/>
                <w:szCs w:val="20"/>
              </w:rPr>
            </w:pPr>
            <w:r w:rsidDel="00000000" w:rsidR="00000000" w:rsidRPr="00000000">
              <w:rPr>
                <w:b w:val="1"/>
                <w:sz w:val="20"/>
                <w:szCs w:val="20"/>
                <w:rtl w:val="0"/>
              </w:rPr>
              <w:t xml:space="preserve">[30.5–41.8]</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jc w:val="right"/>
              <w:rPr>
                <w:b w:val="1"/>
                <w:sz w:val="20"/>
                <w:szCs w:val="20"/>
              </w:rPr>
            </w:pPr>
            <w:r w:rsidDel="00000000" w:rsidR="00000000" w:rsidRPr="00000000">
              <w:rPr>
                <w:b w:val="1"/>
                <w:sz w:val="20"/>
                <w:szCs w:val="20"/>
                <w:rtl w:val="0"/>
              </w:rPr>
              <w:t xml:space="preserve">31.1</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jc w:val="center"/>
              <w:rPr>
                <w:b w:val="1"/>
                <w:sz w:val="20"/>
                <w:szCs w:val="20"/>
              </w:rPr>
            </w:pPr>
            <w:r w:rsidDel="00000000" w:rsidR="00000000" w:rsidRPr="00000000">
              <w:rPr>
                <w:b w:val="1"/>
                <w:sz w:val="20"/>
                <w:szCs w:val="20"/>
                <w:rtl w:val="0"/>
              </w:rPr>
              <w:t xml:space="preserve"> [19.5–39.5]</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jc w:val="right"/>
              <w:rPr>
                <w:sz w:val="20"/>
                <w:szCs w:val="20"/>
              </w:rPr>
            </w:pPr>
            <w:r w:rsidDel="00000000" w:rsidR="00000000" w:rsidRPr="00000000">
              <w:rPr>
                <w:sz w:val="20"/>
                <w:szCs w:val="20"/>
                <w:rtl w:val="0"/>
              </w:rPr>
              <w:t xml:space="preserve"> 12.6</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jc w:val="center"/>
              <w:rPr>
                <w:sz w:val="20"/>
                <w:szCs w:val="20"/>
              </w:rPr>
            </w:pPr>
            <w:r w:rsidDel="00000000" w:rsidR="00000000" w:rsidRPr="00000000">
              <w:rPr>
                <w:sz w:val="20"/>
                <w:szCs w:val="20"/>
                <w:rtl w:val="0"/>
              </w:rPr>
              <w:t xml:space="preserve">[4.3–32.7]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ind w:left="283.46456692913375" w:firstLine="0"/>
              <w:rPr>
                <w:sz w:val="20"/>
                <w:szCs w:val="20"/>
              </w:rPr>
            </w:pPr>
            <w:r w:rsidDel="00000000" w:rsidR="00000000" w:rsidRPr="00000000">
              <w:rPr>
                <w:sz w:val="20"/>
                <w:szCs w:val="20"/>
                <w:rtl w:val="0"/>
              </w:rPr>
              <w:t xml:space="preserve">… hyperglycemia L1 (181–250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jc w:val="right"/>
              <w:rPr>
                <w:sz w:val="20"/>
                <w:szCs w:val="20"/>
              </w:rPr>
            </w:pPr>
            <w:r w:rsidDel="00000000" w:rsidR="00000000" w:rsidRPr="00000000">
              <w:rPr>
                <w:sz w:val="20"/>
                <w:szCs w:val="20"/>
                <w:rtl w:val="0"/>
              </w:rPr>
              <w:t xml:space="preserve">18.2</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jc w:val="center"/>
              <w:rPr>
                <w:sz w:val="20"/>
                <w:szCs w:val="20"/>
              </w:rPr>
            </w:pPr>
            <w:r w:rsidDel="00000000" w:rsidR="00000000" w:rsidRPr="00000000">
              <w:rPr>
                <w:sz w:val="20"/>
                <w:szCs w:val="20"/>
                <w:rtl w:val="0"/>
              </w:rPr>
              <w:t xml:space="preserve">[12.9–24.4]</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right"/>
              <w:rPr>
                <w:sz w:val="20"/>
                <w:szCs w:val="20"/>
              </w:rPr>
            </w:pPr>
            <w:r w:rsidDel="00000000" w:rsidR="00000000" w:rsidRPr="00000000">
              <w:rPr>
                <w:sz w:val="20"/>
                <w:szCs w:val="20"/>
                <w:rtl w:val="0"/>
              </w:rPr>
              <w:t xml:space="preserve">18.8</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center"/>
              <w:rPr>
                <w:sz w:val="20"/>
                <w:szCs w:val="20"/>
              </w:rPr>
            </w:pPr>
            <w:r w:rsidDel="00000000" w:rsidR="00000000" w:rsidRPr="00000000">
              <w:rPr>
                <w:sz w:val="20"/>
                <w:szCs w:val="20"/>
                <w:rtl w:val="0"/>
              </w:rPr>
              <w:t xml:space="preserve">[15.3–25.0]</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jc w:val="right"/>
              <w:rPr>
                <w:b w:val="1"/>
                <w:sz w:val="20"/>
                <w:szCs w:val="20"/>
              </w:rPr>
            </w:pPr>
            <w:r w:rsidDel="00000000" w:rsidR="00000000" w:rsidRPr="00000000">
              <w:rPr>
                <w:b w:val="1"/>
                <w:sz w:val="20"/>
                <w:szCs w:val="20"/>
                <w:rtl w:val="0"/>
              </w:rPr>
              <w:t xml:space="preserve">23.7</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jc w:val="center"/>
              <w:rPr>
                <w:b w:val="1"/>
                <w:sz w:val="20"/>
                <w:szCs w:val="20"/>
              </w:rPr>
            </w:pPr>
            <w:r w:rsidDel="00000000" w:rsidR="00000000" w:rsidRPr="00000000">
              <w:rPr>
                <w:b w:val="1"/>
                <w:sz w:val="20"/>
                <w:szCs w:val="20"/>
                <w:rtl w:val="0"/>
              </w:rPr>
              <w:t xml:space="preserve">[20.4–31.5]</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jc w:val="right"/>
              <w:rPr>
                <w:b w:val="1"/>
                <w:sz w:val="20"/>
                <w:szCs w:val="20"/>
              </w:rPr>
            </w:pPr>
            <w:r w:rsidDel="00000000" w:rsidR="00000000" w:rsidRPr="00000000">
              <w:rPr>
                <w:b w:val="1"/>
                <w:sz w:val="20"/>
                <w:szCs w:val="20"/>
                <w:rtl w:val="0"/>
              </w:rPr>
              <w:t xml:space="preserve">20.8</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jc w:val="center"/>
              <w:rPr>
                <w:b w:val="1"/>
                <w:sz w:val="20"/>
                <w:szCs w:val="20"/>
              </w:rPr>
            </w:pPr>
            <w:r w:rsidDel="00000000" w:rsidR="00000000" w:rsidRPr="00000000">
              <w:rPr>
                <w:b w:val="1"/>
                <w:sz w:val="20"/>
                <w:szCs w:val="20"/>
                <w:rtl w:val="0"/>
              </w:rPr>
              <w:t xml:space="preserve">[15.3–25.3]</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jc w:val="right"/>
              <w:rPr>
                <w:sz w:val="20"/>
                <w:szCs w:val="20"/>
              </w:rPr>
            </w:pPr>
            <w:r w:rsidDel="00000000" w:rsidR="00000000" w:rsidRPr="00000000">
              <w:rPr>
                <w:sz w:val="20"/>
                <w:szCs w:val="20"/>
                <w:rtl w:val="0"/>
              </w:rPr>
              <w:t xml:space="preserve">11.2</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jc w:val="center"/>
              <w:rPr>
                <w:sz w:val="20"/>
                <w:szCs w:val="20"/>
              </w:rPr>
            </w:pPr>
            <w:r w:rsidDel="00000000" w:rsidR="00000000" w:rsidRPr="00000000">
              <w:rPr>
                <w:sz w:val="20"/>
                <w:szCs w:val="20"/>
                <w:rtl w:val="0"/>
              </w:rPr>
              <w:t xml:space="preserve">[4.3–19.0]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ind w:left="283.46456692913375" w:firstLine="0"/>
              <w:rPr>
                <w:sz w:val="20"/>
                <w:szCs w:val="20"/>
              </w:rPr>
            </w:pPr>
            <w:r w:rsidDel="00000000" w:rsidR="00000000" w:rsidRPr="00000000">
              <w:rPr>
                <w:sz w:val="20"/>
                <w:szCs w:val="20"/>
                <w:rtl w:val="0"/>
              </w:rPr>
              <w:t xml:space="preserve">… hyperglycemia L2 (&gt;250 mg/dL)</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jc w:val="right"/>
              <w:rPr>
                <w:b w:val="1"/>
                <w:sz w:val="20"/>
                <w:szCs w:val="20"/>
              </w:rPr>
            </w:pPr>
            <w:r w:rsidDel="00000000" w:rsidR="00000000" w:rsidRPr="00000000">
              <w:rPr>
                <w:b w:val="1"/>
                <w:sz w:val="20"/>
                <w:szCs w:val="20"/>
                <w:rtl w:val="0"/>
              </w:rPr>
              <w:t xml:space="preserve">6.9</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jc w:val="center"/>
              <w:rPr>
                <w:b w:val="1"/>
                <w:sz w:val="20"/>
                <w:szCs w:val="20"/>
              </w:rPr>
            </w:pPr>
            <w:r w:rsidDel="00000000" w:rsidR="00000000" w:rsidRPr="00000000">
              <w:rPr>
                <w:b w:val="1"/>
                <w:sz w:val="20"/>
                <w:szCs w:val="20"/>
                <w:rtl w:val="0"/>
              </w:rPr>
              <w:t xml:space="preserve">[1.2–12.1]</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jc w:val="right"/>
              <w:rPr>
                <w:b w:val="1"/>
                <w:sz w:val="20"/>
                <w:szCs w:val="20"/>
              </w:rPr>
            </w:pPr>
            <w:r w:rsidDel="00000000" w:rsidR="00000000" w:rsidRPr="00000000">
              <w:rPr>
                <w:b w:val="1"/>
                <w:sz w:val="20"/>
                <w:szCs w:val="20"/>
                <w:rtl w:val="0"/>
              </w:rPr>
              <w:t xml:space="preserve">6.0</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jc w:val="center"/>
              <w:rPr>
                <w:b w:val="1"/>
                <w:sz w:val="20"/>
                <w:szCs w:val="20"/>
              </w:rPr>
            </w:pPr>
            <w:r w:rsidDel="00000000" w:rsidR="00000000" w:rsidRPr="00000000">
              <w:rPr>
                <w:b w:val="1"/>
                <w:sz w:val="20"/>
                <w:szCs w:val="20"/>
                <w:rtl w:val="0"/>
              </w:rPr>
              <w:t xml:space="preserve">[1.7–12.0]</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jc w:val="right"/>
              <w:rPr>
                <w:b w:val="1"/>
                <w:sz w:val="20"/>
                <w:szCs w:val="20"/>
              </w:rPr>
            </w:pPr>
            <w:r w:rsidDel="00000000" w:rsidR="00000000" w:rsidRPr="00000000">
              <w:rPr>
                <w:b w:val="1"/>
                <w:sz w:val="20"/>
                <w:szCs w:val="20"/>
                <w:rtl w:val="0"/>
              </w:rPr>
              <w:t xml:space="preserve">12.8</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jc w:val="center"/>
              <w:rPr>
                <w:b w:val="1"/>
                <w:sz w:val="20"/>
                <w:szCs w:val="20"/>
              </w:rPr>
            </w:pPr>
            <w:r w:rsidDel="00000000" w:rsidR="00000000" w:rsidRPr="00000000">
              <w:rPr>
                <w:b w:val="1"/>
                <w:sz w:val="20"/>
                <w:szCs w:val="20"/>
                <w:rtl w:val="0"/>
              </w:rPr>
              <w:t xml:space="preserve">[7.0–18.2]</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jc w:val="right"/>
              <w:rPr>
                <w:b w:val="1"/>
                <w:sz w:val="20"/>
                <w:szCs w:val="20"/>
              </w:rPr>
            </w:pPr>
            <w:r w:rsidDel="00000000" w:rsidR="00000000" w:rsidRPr="00000000">
              <w:rPr>
                <w:b w:val="1"/>
                <w:sz w:val="20"/>
                <w:szCs w:val="20"/>
                <w:rtl w:val="0"/>
              </w:rPr>
              <w:t xml:space="preserve">7.7</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jc w:val="center"/>
              <w:rPr>
                <w:b w:val="1"/>
                <w:sz w:val="20"/>
                <w:szCs w:val="20"/>
              </w:rPr>
            </w:pPr>
            <w:r w:rsidDel="00000000" w:rsidR="00000000" w:rsidRPr="00000000">
              <w:rPr>
                <w:b w:val="1"/>
                <w:sz w:val="20"/>
                <w:szCs w:val="20"/>
                <w:rtl w:val="0"/>
              </w:rPr>
              <w:t xml:space="preserve">[2.1–14.4]</w:t>
            </w:r>
          </w:p>
        </w:tc>
        <w:tc>
          <w:tcPr>
            <w:tcBorders>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jc w:val="right"/>
              <w:rPr>
                <w:sz w:val="20"/>
                <w:szCs w:val="20"/>
              </w:rPr>
            </w:pPr>
            <w:r w:rsidDel="00000000" w:rsidR="00000000" w:rsidRPr="00000000">
              <w:rPr>
                <w:sz w:val="20"/>
                <w:szCs w:val="20"/>
                <w:rtl w:val="0"/>
              </w:rPr>
              <w:t xml:space="preserve">0.5</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jc w:val="center"/>
              <w:rPr>
                <w:sz w:val="20"/>
                <w:szCs w:val="20"/>
              </w:rPr>
            </w:pPr>
            <w:r w:rsidDel="00000000" w:rsidR="00000000" w:rsidRPr="00000000">
              <w:rPr>
                <w:sz w:val="20"/>
                <w:szCs w:val="20"/>
                <w:rtl w:val="0"/>
              </w:rPr>
              <w:t xml:space="preserve">[0.0–13.7]</w:t>
            </w:r>
          </w:p>
        </w:tc>
      </w:tr>
    </w:tbl>
    <w:p w:rsidR="00000000" w:rsidDel="00000000" w:rsidP="00000000" w:rsidRDefault="00000000" w:rsidRPr="00000000" w14:paraId="00000263">
      <w:pPr>
        <w:spacing w:after="0" w:line="480" w:lineRule="auto"/>
        <w:jc w:val="both"/>
        <w:rPr>
          <w:sz w:val="24"/>
          <w:szCs w:val="24"/>
        </w:rPr>
      </w:pPr>
      <w:r w:rsidDel="00000000" w:rsidR="00000000" w:rsidRPr="00000000">
        <w:rPr>
          <w:rtl w:val="0"/>
        </w:rPr>
      </w:r>
    </w:p>
    <w:p w:rsidR="00000000" w:rsidDel="00000000" w:rsidP="00000000" w:rsidRDefault="00000000" w:rsidRPr="00000000" w14:paraId="00000264">
      <w:pPr>
        <w:spacing w:after="0" w:line="480" w:lineRule="auto"/>
        <w:jc w:val="both"/>
        <w:rPr>
          <w:sz w:val="24"/>
          <w:szCs w:val="24"/>
        </w:rPr>
        <w:sectPr>
          <w:type w:val="nextPage"/>
          <w:pgSz w:h="11906" w:w="16838" w:orient="landscape"/>
          <w:pgMar w:bottom="566.9291338582677" w:top="566.9291338582677" w:left="566.9291338582677" w:right="566.9291338582677" w:header="708" w:footer="708"/>
        </w:sectPr>
      </w:pPr>
      <w:r w:rsidDel="00000000" w:rsidR="00000000" w:rsidRPr="00000000">
        <w:rPr>
          <w:sz w:val="24"/>
          <w:szCs w:val="24"/>
          <w:rtl w:val="0"/>
        </w:rPr>
        <w:t xml:space="preserve">Summary of outcomes from continuous glucose monitoring (CGM) of (n=12) professional cyclists over a competitive season. We distinguish between all days (2,115 observations), training days (1,536 observations), and competition days (256 observations). Statistics were calculated for five phases of the day: entire day (06:00–06:00h), wake (06:00–00:00h), exercise, recovery (4-hours post-exercise), and sleep (00:00–06:00h), as defined in Research Design and Methods. Data are median [interquartile range] calculated over all participants. Glycemic control is reported following the international consensus statement on CGM (15). Glycemic values are reported in bold if the </w:t>
      </w:r>
      <w:r w:rsidDel="00000000" w:rsidR="00000000" w:rsidRPr="00000000">
        <w:rPr>
          <w:sz w:val="24"/>
          <w:szCs w:val="24"/>
          <w:rtl w:val="0"/>
        </w:rPr>
        <w:t xml:space="preserve">majority</w:t>
      </w:r>
      <w:r w:rsidDel="00000000" w:rsidR="00000000" w:rsidRPr="00000000">
        <w:rPr>
          <w:sz w:val="24"/>
          <w:szCs w:val="24"/>
          <w:rtl w:val="0"/>
        </w:rPr>
        <w:t xml:space="preserve"> (i.e., &gt;50%) of individuals do not achieve the recommended clinical targets by Battelino et al. (16).</w:t>
      </w:r>
    </w:p>
    <w:p w:rsidR="00000000" w:rsidDel="00000000" w:rsidP="00000000" w:rsidRDefault="00000000" w:rsidRPr="00000000" w14:paraId="00000265">
      <w:pPr>
        <w:keepNext w:val="1"/>
        <w:spacing w:after="0" w:line="480" w:lineRule="auto"/>
        <w:jc w:val="both"/>
        <w:rPr>
          <w:b w:val="1"/>
          <w:sz w:val="24"/>
          <w:szCs w:val="24"/>
        </w:rPr>
      </w:pPr>
      <w:r w:rsidDel="00000000" w:rsidR="00000000" w:rsidRPr="00000000">
        <w:rPr>
          <w:b w:val="1"/>
          <w:sz w:val="24"/>
          <w:szCs w:val="24"/>
          <w:rtl w:val="0"/>
        </w:rPr>
        <w:t xml:space="preserve">FIGURE 1. Time in Glycemic Ranges by Participant</w:t>
      </w:r>
    </w:p>
    <w:p w:rsidR="00000000" w:rsidDel="00000000" w:rsidP="00000000" w:rsidRDefault="00000000" w:rsidRPr="00000000" w14:paraId="00000266">
      <w:pPr>
        <w:keepNext w:val="1"/>
        <w:spacing w:after="0" w:line="480" w:lineRule="auto"/>
        <w:jc w:val="both"/>
        <w:rPr>
          <w:b w:val="1"/>
          <w:sz w:val="24"/>
          <w:szCs w:val="24"/>
        </w:rPr>
      </w:pPr>
      <w:r w:rsidDel="00000000" w:rsidR="00000000" w:rsidRPr="00000000">
        <w:rPr>
          <w:b w:val="1"/>
          <w:sz w:val="24"/>
          <w:szCs w:val="24"/>
          <w:rtl w:val="0"/>
        </w:rPr>
        <w:t xml:space="preserve">(a)</w:t>
      </w:r>
    </w:p>
    <w:p w:rsidR="00000000" w:rsidDel="00000000" w:rsidP="00000000" w:rsidRDefault="00000000" w:rsidRPr="00000000" w14:paraId="00000267">
      <w:pPr>
        <w:spacing w:after="0" w:line="480" w:lineRule="auto"/>
        <w:jc w:val="both"/>
        <w:rPr>
          <w:sz w:val="24"/>
          <w:szCs w:val="24"/>
        </w:rPr>
      </w:pPr>
      <w:r w:rsidDel="00000000" w:rsidR="00000000" w:rsidRPr="00000000">
        <w:rPr>
          <w:sz w:val="24"/>
          <w:szCs w:val="24"/>
        </w:rPr>
        <w:drawing>
          <wp:inline distB="114300" distT="114300" distL="114300" distR="114300">
            <wp:extent cx="5731200" cy="2107059"/>
            <wp:effectExtent b="0" l="0" r="0" t="0"/>
            <wp:docPr id="7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2107059"/>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1"/>
        <w:spacing w:after="0" w:line="480" w:lineRule="auto"/>
        <w:jc w:val="both"/>
        <w:rPr>
          <w:b w:val="1"/>
          <w:sz w:val="24"/>
          <w:szCs w:val="24"/>
        </w:rPr>
      </w:pPr>
      <w:r w:rsidDel="00000000" w:rsidR="00000000" w:rsidRPr="00000000">
        <w:rPr>
          <w:b w:val="1"/>
          <w:sz w:val="24"/>
          <w:szCs w:val="24"/>
          <w:rtl w:val="0"/>
        </w:rPr>
        <w:t xml:space="preserve">(b)</w:t>
      </w:r>
    </w:p>
    <w:p w:rsidR="00000000" w:rsidDel="00000000" w:rsidP="00000000" w:rsidRDefault="00000000" w:rsidRPr="00000000" w14:paraId="00000269">
      <w:pPr>
        <w:spacing w:after="0" w:line="480" w:lineRule="auto"/>
        <w:jc w:val="both"/>
        <w:rPr>
          <w:sz w:val="24"/>
          <w:szCs w:val="24"/>
        </w:rPr>
      </w:pPr>
      <w:r w:rsidDel="00000000" w:rsidR="00000000" w:rsidRPr="00000000">
        <w:rPr>
          <w:sz w:val="24"/>
          <w:szCs w:val="24"/>
        </w:rPr>
        <w:drawing>
          <wp:inline distB="114300" distT="114300" distL="114300" distR="114300">
            <wp:extent cx="5731200" cy="2108200"/>
            <wp:effectExtent b="0" l="0" r="0" t="0"/>
            <wp:docPr id="78" name="image3.png"/>
            <a:graphic>
              <a:graphicData uri="http://schemas.openxmlformats.org/drawingml/2006/picture">
                <pic:pic>
                  <pic:nvPicPr>
                    <pic:cNvPr id="0" name="image3.png"/>
                    <pic:cNvPicPr preferRelativeResize="0"/>
                  </pic:nvPicPr>
                  <pic:blipFill>
                    <a:blip r:embed="rId11"/>
                    <a:srcRect b="0" l="27" r="27"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1"/>
        <w:spacing w:after="0" w:line="480" w:lineRule="auto"/>
        <w:jc w:val="both"/>
        <w:rPr>
          <w:b w:val="1"/>
          <w:sz w:val="24"/>
          <w:szCs w:val="24"/>
        </w:rPr>
      </w:pPr>
      <w:r w:rsidDel="00000000" w:rsidR="00000000" w:rsidRPr="00000000">
        <w:rPr>
          <w:b w:val="1"/>
          <w:sz w:val="24"/>
          <w:szCs w:val="24"/>
          <w:rtl w:val="0"/>
        </w:rPr>
        <w:t xml:space="preserve">(c)</w:t>
      </w:r>
    </w:p>
    <w:p w:rsidR="00000000" w:rsidDel="00000000" w:rsidP="00000000" w:rsidRDefault="00000000" w:rsidRPr="00000000" w14:paraId="0000026B">
      <w:pPr>
        <w:spacing w:after="0" w:line="480" w:lineRule="auto"/>
        <w:jc w:val="both"/>
        <w:rPr>
          <w:b w:val="1"/>
          <w:sz w:val="24"/>
          <w:szCs w:val="24"/>
        </w:rPr>
      </w:pPr>
      <w:r w:rsidDel="00000000" w:rsidR="00000000" w:rsidRPr="00000000">
        <w:rPr>
          <w:b w:val="1"/>
          <w:sz w:val="24"/>
          <w:szCs w:val="24"/>
        </w:rPr>
        <w:drawing>
          <wp:inline distB="114300" distT="114300" distL="114300" distR="114300">
            <wp:extent cx="5731200" cy="2108200"/>
            <wp:effectExtent b="0" l="0" r="0" t="0"/>
            <wp:docPr id="77" name="image1.png"/>
            <a:graphic>
              <a:graphicData uri="http://schemas.openxmlformats.org/drawingml/2006/picture">
                <pic:pic>
                  <pic:nvPicPr>
                    <pic:cNvPr id="0" name="image1.png"/>
                    <pic:cNvPicPr preferRelativeResize="0"/>
                  </pic:nvPicPr>
                  <pic:blipFill>
                    <a:blip r:embed="rId12"/>
                    <a:srcRect b="0" l="27" r="27"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0" w:line="48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D">
      <w:pPr>
        <w:keepNext w:val="1"/>
        <w:spacing w:after="0" w:line="480" w:lineRule="auto"/>
        <w:jc w:val="both"/>
        <w:rPr>
          <w:b w:val="1"/>
          <w:sz w:val="24"/>
          <w:szCs w:val="24"/>
        </w:rPr>
      </w:pPr>
      <w:r w:rsidDel="00000000" w:rsidR="00000000" w:rsidRPr="00000000">
        <w:rPr>
          <w:b w:val="1"/>
          <w:sz w:val="24"/>
          <w:szCs w:val="24"/>
          <w:rtl w:val="0"/>
        </w:rPr>
        <w:t xml:space="preserve">(d)</w:t>
      </w:r>
    </w:p>
    <w:p w:rsidR="00000000" w:rsidDel="00000000" w:rsidP="00000000" w:rsidRDefault="00000000" w:rsidRPr="00000000" w14:paraId="0000026E">
      <w:pPr>
        <w:spacing w:after="0" w:line="480" w:lineRule="auto"/>
        <w:jc w:val="both"/>
        <w:rPr>
          <w:b w:val="1"/>
          <w:sz w:val="24"/>
          <w:szCs w:val="24"/>
        </w:rPr>
      </w:pPr>
      <w:r w:rsidDel="00000000" w:rsidR="00000000" w:rsidRPr="00000000">
        <w:rPr>
          <w:b w:val="1"/>
          <w:sz w:val="24"/>
          <w:szCs w:val="24"/>
        </w:rPr>
        <w:drawing>
          <wp:inline distB="114300" distT="114300" distL="114300" distR="114300">
            <wp:extent cx="5731200" cy="2108200"/>
            <wp:effectExtent b="0" l="0" r="0" t="0"/>
            <wp:docPr id="80" name="image4.png"/>
            <a:graphic>
              <a:graphicData uri="http://schemas.openxmlformats.org/drawingml/2006/picture">
                <pic:pic>
                  <pic:nvPicPr>
                    <pic:cNvPr id="0" name="image4.png"/>
                    <pic:cNvPicPr preferRelativeResize="0"/>
                  </pic:nvPicPr>
                  <pic:blipFill>
                    <a:blip r:embed="rId13"/>
                    <a:srcRect b="0" l="27" r="27"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keepNext w:val="1"/>
        <w:spacing w:after="0" w:line="480" w:lineRule="auto"/>
        <w:jc w:val="both"/>
        <w:rPr>
          <w:b w:val="1"/>
          <w:sz w:val="24"/>
          <w:szCs w:val="24"/>
        </w:rPr>
      </w:pPr>
      <w:r w:rsidDel="00000000" w:rsidR="00000000" w:rsidRPr="00000000">
        <w:rPr>
          <w:b w:val="1"/>
          <w:sz w:val="24"/>
          <w:szCs w:val="24"/>
          <w:rtl w:val="0"/>
        </w:rPr>
        <w:t xml:space="preserve">(e)</w:t>
      </w:r>
    </w:p>
    <w:p w:rsidR="00000000" w:rsidDel="00000000" w:rsidP="00000000" w:rsidRDefault="00000000" w:rsidRPr="00000000" w14:paraId="00000270">
      <w:pPr>
        <w:spacing w:after="0" w:line="480" w:lineRule="auto"/>
        <w:jc w:val="both"/>
        <w:rPr>
          <w:b w:val="1"/>
          <w:sz w:val="24"/>
          <w:szCs w:val="24"/>
        </w:rPr>
      </w:pPr>
      <w:r w:rsidDel="00000000" w:rsidR="00000000" w:rsidRPr="00000000">
        <w:rPr>
          <w:b w:val="1"/>
          <w:sz w:val="24"/>
          <w:szCs w:val="24"/>
        </w:rPr>
        <w:drawing>
          <wp:inline distB="114300" distT="114300" distL="114300" distR="114300">
            <wp:extent cx="5731200" cy="2108200"/>
            <wp:effectExtent b="0" l="0" r="0" t="0"/>
            <wp:docPr id="79" name="image7.png"/>
            <a:graphic>
              <a:graphicData uri="http://schemas.openxmlformats.org/drawingml/2006/picture">
                <pic:pic>
                  <pic:nvPicPr>
                    <pic:cNvPr id="0" name="image7.png"/>
                    <pic:cNvPicPr preferRelativeResize="0"/>
                  </pic:nvPicPr>
                  <pic:blipFill>
                    <a:blip r:embed="rId14"/>
                    <a:srcRect b="0" l="27" r="27"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after="0" w:line="480" w:lineRule="auto"/>
        <w:jc w:val="both"/>
        <w:rPr>
          <w:b w:val="1"/>
          <w:sz w:val="24"/>
          <w:szCs w:val="24"/>
        </w:rPr>
      </w:pPr>
      <w:r w:rsidDel="00000000" w:rsidR="00000000" w:rsidRPr="00000000">
        <w:rPr>
          <w:rtl w:val="0"/>
        </w:rPr>
      </w:r>
    </w:p>
    <w:p w:rsidR="00000000" w:rsidDel="00000000" w:rsidP="00000000" w:rsidRDefault="00000000" w:rsidRPr="00000000" w14:paraId="00000272">
      <w:pPr>
        <w:spacing w:after="0" w:line="480" w:lineRule="auto"/>
        <w:jc w:val="both"/>
        <w:rPr>
          <w:b w:val="1"/>
          <w:sz w:val="24"/>
          <w:szCs w:val="24"/>
        </w:rPr>
        <w:sectPr>
          <w:type w:val="nextPage"/>
          <w:pgSz w:h="16838" w:w="11906" w:orient="portrait"/>
          <w:pgMar w:bottom="1440.0000000000002" w:top="1440.0000000000002" w:left="1440.0000000000002" w:right="1440.0000000000002" w:header="708" w:footer="708"/>
        </w:sectPr>
      </w:pPr>
      <w:r w:rsidDel="00000000" w:rsidR="00000000" w:rsidRPr="00000000">
        <w:rPr>
          <w:sz w:val="24"/>
          <w:szCs w:val="24"/>
          <w:rtl w:val="0"/>
        </w:rPr>
        <w:t xml:space="preserve">Time in glycemic ranges [%] during (a) the entire day, (b) wake, (c) exercise, (d) recovery, and (e) sleep phases, for (n=12) individual male professional cyclists over the course of a competitive season. Duration of type 1 diabetes [yr] is displayed in the boxes below, where a darker shade indicates a longer duration of type 1 diabetes. Athletes are sorted by descending time in range during the entire day. As a reference, recommended clinical targets according to Battelino et al. (16) are displayed on the right-hand side.</w:t>
      </w:r>
      <w:r w:rsidDel="00000000" w:rsidR="00000000" w:rsidRPr="00000000">
        <w:rPr>
          <w:rtl w:val="0"/>
        </w:rPr>
      </w:r>
    </w:p>
    <w:p w:rsidR="00000000" w:rsidDel="00000000" w:rsidP="00000000" w:rsidRDefault="00000000" w:rsidRPr="00000000" w14:paraId="00000273">
      <w:pPr>
        <w:keepNext w:val="1"/>
        <w:spacing w:after="0" w:line="480" w:lineRule="auto"/>
        <w:jc w:val="both"/>
        <w:rPr>
          <w:b w:val="1"/>
          <w:sz w:val="24"/>
          <w:szCs w:val="24"/>
        </w:rPr>
      </w:pPr>
      <w:r w:rsidDel="00000000" w:rsidR="00000000" w:rsidRPr="00000000">
        <w:rPr>
          <w:b w:val="1"/>
          <w:sz w:val="24"/>
          <w:szCs w:val="24"/>
          <w:rtl w:val="0"/>
        </w:rPr>
        <w:t xml:space="preserve">FIGURE 2. Associations of Exercise with </w:t>
      </w:r>
      <w:r w:rsidDel="00000000" w:rsidR="00000000" w:rsidRPr="00000000">
        <w:rPr>
          <w:b w:val="1"/>
          <w:sz w:val="24"/>
          <w:szCs w:val="24"/>
          <w:rtl w:val="0"/>
        </w:rPr>
        <w:t xml:space="preserve">Dysglycemia</w:t>
      </w:r>
      <w:r w:rsidDel="00000000" w:rsidR="00000000" w:rsidRPr="00000000">
        <w:rPr>
          <w:rtl w:val="0"/>
        </w:rPr>
      </w:r>
    </w:p>
    <w:p w:rsidR="00000000" w:rsidDel="00000000" w:rsidP="00000000" w:rsidRDefault="00000000" w:rsidRPr="00000000" w14:paraId="00000274">
      <w:pPr>
        <w:keepNext w:val="1"/>
        <w:spacing w:after="0" w:line="240" w:lineRule="auto"/>
        <w:jc w:val="both"/>
        <w:rPr>
          <w:b w:val="1"/>
          <w:sz w:val="24"/>
          <w:szCs w:val="24"/>
        </w:rPr>
      </w:pPr>
      <w:r w:rsidDel="00000000" w:rsidR="00000000" w:rsidRPr="00000000">
        <w:rPr>
          <w:b w:val="1"/>
          <w:sz w:val="24"/>
          <w:szCs w:val="24"/>
          <w:rtl w:val="0"/>
        </w:rPr>
        <w:t xml:space="preserve">(a)</w:t>
      </w:r>
    </w:p>
    <w:p w:rsidR="00000000" w:rsidDel="00000000" w:rsidP="00000000" w:rsidRDefault="00000000" w:rsidRPr="00000000" w14:paraId="00000275">
      <w:pPr>
        <w:keepNext w:val="1"/>
        <w:spacing w:after="0" w:line="240" w:lineRule="auto"/>
        <w:jc w:val="both"/>
        <w:rPr>
          <w:b w:val="1"/>
          <w:sz w:val="24"/>
          <w:szCs w:val="24"/>
        </w:rPr>
      </w:pPr>
      <w:r w:rsidDel="00000000" w:rsidR="00000000" w:rsidRPr="00000000">
        <w:rPr>
          <w:b w:val="1"/>
          <w:sz w:val="24"/>
          <w:szCs w:val="24"/>
        </w:rPr>
        <w:drawing>
          <wp:inline distB="114300" distT="114300" distL="114300" distR="114300">
            <wp:extent cx="8863200" cy="4254500"/>
            <wp:effectExtent b="0" l="0" r="0" t="0"/>
            <wp:docPr id="7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8863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277">
      <w:pPr>
        <w:spacing w:after="0" w:line="24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8">
      <w:pPr>
        <w:keepNext w:val="1"/>
        <w:spacing w:after="0" w:line="240" w:lineRule="auto"/>
        <w:jc w:val="both"/>
        <w:rPr>
          <w:b w:val="1"/>
          <w:sz w:val="24"/>
          <w:szCs w:val="24"/>
        </w:rPr>
      </w:pPr>
      <w:r w:rsidDel="00000000" w:rsidR="00000000" w:rsidRPr="00000000">
        <w:rPr>
          <w:b w:val="1"/>
          <w:sz w:val="24"/>
          <w:szCs w:val="24"/>
          <w:rtl w:val="0"/>
        </w:rPr>
        <w:t xml:space="preserve">(b)</w:t>
      </w:r>
    </w:p>
    <w:p w:rsidR="00000000" w:rsidDel="00000000" w:rsidP="00000000" w:rsidRDefault="00000000" w:rsidRPr="00000000" w14:paraId="00000279">
      <w:pPr>
        <w:keepNext w:val="1"/>
        <w:spacing w:after="0" w:line="240" w:lineRule="auto"/>
        <w:jc w:val="both"/>
        <w:rPr>
          <w:b w:val="1"/>
          <w:sz w:val="24"/>
          <w:szCs w:val="24"/>
        </w:rPr>
      </w:pPr>
      <w:r w:rsidDel="00000000" w:rsidR="00000000" w:rsidRPr="00000000">
        <w:rPr>
          <w:b w:val="1"/>
          <w:sz w:val="24"/>
          <w:szCs w:val="24"/>
        </w:rPr>
        <w:drawing>
          <wp:inline distB="114300" distT="114300" distL="114300" distR="114300">
            <wp:extent cx="8863200" cy="4254500"/>
            <wp:effectExtent b="0" l="0" r="0" t="0"/>
            <wp:docPr id="7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8863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27B">
      <w:pPr>
        <w:spacing w:after="0" w:line="24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C">
      <w:pPr>
        <w:keepNext w:val="1"/>
        <w:spacing w:after="0" w:line="240" w:lineRule="auto"/>
        <w:jc w:val="both"/>
        <w:rPr>
          <w:b w:val="1"/>
          <w:sz w:val="24"/>
          <w:szCs w:val="24"/>
        </w:rPr>
      </w:pPr>
      <w:r w:rsidDel="00000000" w:rsidR="00000000" w:rsidRPr="00000000">
        <w:rPr>
          <w:b w:val="1"/>
          <w:sz w:val="24"/>
          <w:szCs w:val="24"/>
          <w:rtl w:val="0"/>
        </w:rPr>
        <w:t xml:space="preserve">(c)</w:t>
      </w:r>
    </w:p>
    <w:p w:rsidR="00000000" w:rsidDel="00000000" w:rsidP="00000000" w:rsidRDefault="00000000" w:rsidRPr="00000000" w14:paraId="0000027D">
      <w:pPr>
        <w:keepNext w:val="1"/>
        <w:spacing w:after="0" w:line="240" w:lineRule="auto"/>
        <w:jc w:val="both"/>
        <w:rPr>
          <w:b w:val="1"/>
          <w:sz w:val="24"/>
          <w:szCs w:val="24"/>
        </w:rPr>
      </w:pPr>
      <w:r w:rsidDel="00000000" w:rsidR="00000000" w:rsidRPr="00000000">
        <w:rPr>
          <w:b w:val="1"/>
          <w:sz w:val="24"/>
          <w:szCs w:val="24"/>
        </w:rPr>
        <w:drawing>
          <wp:inline distB="114300" distT="114300" distL="114300" distR="114300">
            <wp:extent cx="8863200" cy="4279900"/>
            <wp:effectExtent b="0" l="0" r="0" t="0"/>
            <wp:docPr id="7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8863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after="0" w:line="480" w:lineRule="auto"/>
        <w:jc w:val="both"/>
        <w:rPr>
          <w:sz w:val="24"/>
          <w:szCs w:val="24"/>
        </w:rPr>
      </w:pPr>
      <w:r w:rsidDel="00000000" w:rsidR="00000000" w:rsidRPr="00000000">
        <w:rPr>
          <w:sz w:val="24"/>
          <w:szCs w:val="24"/>
          <w:rtl w:val="0"/>
        </w:rPr>
        <w:t xml:space="preserve">Estimated standardized associations of the exercise variables with the odds ratio of hypo- and hyperglycemia during (a) exercise, (b) recovery, and (c) sleep. Listed are odds ratio [95% CI] and </w:t>
      </w:r>
      <w:r w:rsidDel="00000000" w:rsidR="00000000" w:rsidRPr="00000000">
        <w:rPr>
          <w:i w:val="1"/>
          <w:sz w:val="24"/>
          <w:szCs w:val="24"/>
          <w:rtl w:val="0"/>
        </w:rPr>
        <w:t xml:space="preserve">p-</w:t>
      </w:r>
      <w:r w:rsidDel="00000000" w:rsidR="00000000" w:rsidRPr="00000000">
        <w:rPr>
          <w:sz w:val="24"/>
          <w:szCs w:val="24"/>
          <w:rtl w:val="0"/>
        </w:rPr>
        <w:t xml:space="preserve">value. Significance is indicated with *** (</w:t>
      </w:r>
      <w:r w:rsidDel="00000000" w:rsidR="00000000" w:rsidRPr="00000000">
        <w:rPr>
          <w:i w:val="1"/>
          <w:sz w:val="24"/>
          <w:szCs w:val="24"/>
          <w:rtl w:val="0"/>
        </w:rPr>
        <w:t xml:space="preserve">p</w:t>
      </w:r>
      <w:r w:rsidDel="00000000" w:rsidR="00000000" w:rsidRPr="00000000">
        <w:rPr>
          <w:sz w:val="24"/>
          <w:szCs w:val="24"/>
          <w:rtl w:val="0"/>
        </w:rPr>
        <w:t xml:space="preserve">&lt;0.001), ** (</w:t>
      </w:r>
      <w:r w:rsidDel="00000000" w:rsidR="00000000" w:rsidRPr="00000000">
        <w:rPr>
          <w:i w:val="1"/>
          <w:sz w:val="24"/>
          <w:szCs w:val="24"/>
          <w:rtl w:val="0"/>
        </w:rPr>
        <w:t xml:space="preserve">p</w:t>
      </w:r>
      <w:r w:rsidDel="00000000" w:rsidR="00000000" w:rsidRPr="00000000">
        <w:rPr>
          <w:sz w:val="24"/>
          <w:szCs w:val="24"/>
          <w:rtl w:val="0"/>
        </w:rPr>
        <w:t xml:space="preserve">&lt;0.01), and * (</w:t>
      </w:r>
      <w:r w:rsidDel="00000000" w:rsidR="00000000" w:rsidRPr="00000000">
        <w:rPr>
          <w:i w:val="1"/>
          <w:sz w:val="24"/>
          <w:szCs w:val="24"/>
          <w:rtl w:val="0"/>
        </w:rPr>
        <w:t xml:space="preserve">p</w:t>
      </w:r>
      <w:r w:rsidDel="00000000" w:rsidR="00000000" w:rsidRPr="00000000">
        <w:rPr>
          <w:sz w:val="24"/>
          <w:szCs w:val="24"/>
          <w:rtl w:val="0"/>
        </w:rPr>
        <w:t xml:space="preserve">&lt;0.05). Associations are presented on a logarithmic scale and vary in color, where a darker blue/red color represents a stronger association. The colors blue and red demonstrate a decrease and increase in odds ratio, respectively. Note that</w:t>
      </w:r>
      <w:r w:rsidDel="00000000" w:rsidR="00000000" w:rsidRPr="00000000">
        <w:rPr>
          <w:sz w:val="24"/>
          <w:szCs w:val="24"/>
          <w:rtl w:val="0"/>
        </w:rPr>
        <w:t xml:space="preserve"> “Time in HR zone 5 (Anaerobic Capacity)” </w:t>
      </w:r>
      <w:r w:rsidDel="00000000" w:rsidR="00000000" w:rsidRPr="00000000">
        <w:rPr>
          <w:sz w:val="24"/>
          <w:szCs w:val="24"/>
          <w:rtl w:val="0"/>
        </w:rPr>
        <w:t xml:space="preserve">is excluded from the analysis due to the large number of zero values (i.e., 82%). Abbreviations: CI = confidence interval. </w:t>
      </w:r>
      <w:r w:rsidDel="00000000" w:rsidR="00000000" w:rsidRPr="00000000">
        <w:rPr>
          <w:rtl w:val="0"/>
        </w:rPr>
      </w:r>
    </w:p>
    <w:sectPr>
      <w:type w:val="nextPage"/>
      <w:pgSz w:h="11906" w:w="16838" w:orient="landscape"/>
      <w:pgMar w:bottom="1440.0000000000002" w:top="1440.0000000000002" w:left="1440.0000000000002" w:right="1440.0000000000002" w:header="708" w:footer="708"/>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va van Weenen" w:id="10" w:date="2022-08-04T14:57:05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note that this is called "sleep" for consistency with the international consensus on continuous glucose monitoring.</w:t>
      </w:r>
    </w:p>
  </w:comment>
  <w:comment w:author="Eva van Weenen" w:id="0" w:date="2022-09-05T18:24:18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Depending on when we submit this month</w:t>
      </w:r>
    </w:p>
  </w:comment>
  <w:comment w:author="Eva van Weenen" w:id="22" w:date="2022-08-24T11:45:36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limit is 40</w:t>
      </w:r>
    </w:p>
  </w:comment>
  <w:comment w:author="Nicolas Banholzer" w:id="2" w:date="2022-08-24T11:54:29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bit unfortunate that the abstract is more focused on hyperglycemia, so would expect to have it mentioned here as well instead or at least in addition to hypoglycemia</w:t>
      </w:r>
    </w:p>
  </w:comment>
  <w:comment w:author="stefanf1234" w:id="3" w:date="2022-08-24T20:01:48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the "range" from Thomas works or having hypo/hyper more general (because it can be both, right)?</w:t>
      </w:r>
    </w:p>
  </w:comment>
  <w:comment w:author="Eva van Weenen" w:id="4" w:date="2022-08-29T16:14:39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@sam.scott@teamnovonordisk.com do you have a good reference for hyperglycemia and exercise? Mathias suggested this one, but you are probably more familiar with the literature https://paulogentil.com/pdf/Exercise%20and%20type%201%20diabetes%20%28T1DM%29.pdf</w:t>
      </w:r>
    </w:p>
  </w:comment>
  <w:comment w:author="Eva van Weenen" w:id="1" w:date="2022-08-30T12:16:14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decide whether we use "participants" or "athletes" everywhere. Thomas suggested to go back to athletes. It was originally changed to participants for consistency with medical papers/DC. As it's a lot of work to change things back and forth, it would be good to see what Christoph thinks.</w:t>
      </w:r>
    </w:p>
  </w:comment>
  <w:comment w:author="Felix Wortmann" w:id="20" w:date="2022-09-02T08:28:37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experience (n=1). Body is still in stress mode and body emits glucose into blood. This effect is known in literature!?</w:t>
      </w:r>
    </w:p>
  </w:comment>
  <w:comment w:author="Eva van Weenen" w:id="21" w:date="2022-09-05T18:23:33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@sam.scott@teamnovonordisk.com when you get back from your holidays, could you have a look into this maybe?</w:t>
      </w:r>
    </w:p>
  </w:comment>
  <w:comment w:author="Felix Wortmann" w:id="5" w:date="2022-09-02T07:23:13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but why shouldn't they be true for professional athletes?  Do we challenge these very fundamental treatment strategies that rely on fundamental cause effect relationships that also hold true for athletes.</w:t>
      </w:r>
    </w:p>
  </w:comment>
  <w:comment w:author="Eva van Weenen" w:id="6" w:date="2022-09-02T08:28:07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the numbers, I can say that the people that we are studying conduct exercise for ~288 days/year for ~3h per day, which is different from the study setting (&lt;60min of exercise)</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the recommendations are based upon. Should I add a sentence about this, or ask Sam to clarify?</w:t>
      </w:r>
    </w:p>
  </w:comment>
  <w:comment w:author="Felix Wortmann" w:id="7" w:date="2022-09-02T07:38:42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else shall they do? Eat more, inject less is the only solution. That is how the body works. What is less well known? Can you prosper as an athlete with TD1? How much/when/why does your glucose management suffer?</w:t>
      </w:r>
    </w:p>
  </w:comment>
  <w:comment w:author="Eva van Weenen" w:id="8" w:date="2022-09-02T08:29:19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@sam.scott@teamnovonordisk.com would it be possible for you to have a look into this?</w:t>
      </w:r>
    </w:p>
  </w:comment>
  <w:comment w:author="Eva van Weenen" w:id="9" w:date="2022-09-02T14:50:04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Currently we have as a research gap the fact that there are not clear recommendations for ultra-endurance exercise. Perhaps we should rather say something that there is not too much knowledge about the glucose management of people regularly engaging in ultra-endurance exercise. Maybe the two can even be combined? I can see if I can add a sentence or two.</w:t>
      </w:r>
    </w:p>
  </w:comment>
  <w:comment w:author="stefanf1234" w:id="13" w:date="2022-09-06T13:09:44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associations are not standardized, only the variables (one can also report standardized coefficients, which is something even else but which we do not do)</w:t>
      </w:r>
    </w:p>
  </w:comment>
  <w:comment w:author="Eva van Weenen" w:id="14" w:date="2022-09-08T07:41:39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Stefan, thank you for this comment. Would it be possible to clarify on this point? What I don't understand is the following. According to this page https://en.wikipedia.org/wiki/Standardized_coefficient we are using standardized coefficients, because we standardized our data beforehand ("estimates resulting from a regression analysis where the underlying data have been standardized so that the variances of dependent and independent variables are equal to 1").</w:t>
      </w:r>
    </w:p>
  </w:comment>
  <w:comment w:author="Eva van Weenen" w:id="15" w:date="2022-09-08T07:45:44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Because we standardized our data beforehand, the unit of the coefficient also change (i.e. the unit is sth like: change in std of the independent variable / the change in std of the dependent variable).</w:t>
      </w:r>
    </w:p>
  </w:comment>
  <w:comment w:author="stefanf1234" w:id="16" w:date="2022-09-08T11:06:41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wanted to say that the term "standadized associations" is unusual (IMHO I have never seen it) -- just delete :-)</w:t>
      </w:r>
    </w:p>
  </w:comment>
  <w:comment w:author="stefanf1234" w:id="17" w:date="2022-09-08T11:06:49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you don't need it :-)</w:t>
      </w:r>
    </w:p>
  </w:comment>
  <w:comment w:author="Eva van Weenen" w:id="18" w:date="2022-09-09T16:52:33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for this point. I have seen it in Diabetes Care, and also looked this up before we put it in. I think we should also leave the word standardized in there, for transparency when comparing effect sizes. However, I would have followed your suggestion here, if it had been uncommon in diabetes care. If it's okay I will leave it therefore as it is.</w:t>
      </w:r>
    </w:p>
  </w:comment>
  <w:comment w:author="Eva van Weenen" w:id="19" w:date="2022-09-09T16:55:02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to correct myself, the term that was actually common was standardized coefficient. Shall I remove the word standardized from the main body, and change it to standardized coefficient in the figures?</w:t>
      </w:r>
    </w:p>
  </w:comment>
  <w:comment w:author="stefanf1234" w:id="12" w:date="2022-09-06T13:07:25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move this to the end of the subsection?</w:t>
      </w:r>
    </w:p>
  </w:comment>
  <w:comment w:author="Nicolas Banholzer" w:id="11" w:date="2022-09-06T07:34:49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then based on 12 observations, right? Quantiles (including median and quartiles) for few number of observations are a bit odd. Mean and SD would be more reasonable, but I remember you had your reasons.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80" w15:done="0"/>
  <w15:commentEx w15:paraId="00000281" w15:done="0"/>
  <w15:commentEx w15:paraId="00000282" w15:done="0"/>
  <w15:commentEx w15:paraId="00000283" w15:done="0"/>
  <w15:commentEx w15:paraId="00000284" w15:paraIdParent="00000283" w15:done="0"/>
  <w15:commentEx w15:paraId="00000285" w15:paraIdParent="00000283" w15:done="0"/>
  <w15:commentEx w15:paraId="00000286" w15:done="0"/>
  <w15:commentEx w15:paraId="00000287" w15:done="0"/>
  <w15:commentEx w15:paraId="00000288" w15:paraIdParent="00000287" w15:done="0"/>
  <w15:commentEx w15:paraId="00000289" w15:done="0"/>
  <w15:commentEx w15:paraId="0000028B" w15:paraIdParent="00000289" w15:done="0"/>
  <w15:commentEx w15:paraId="0000028C" w15:done="0"/>
  <w15:commentEx w15:paraId="0000028D" w15:paraIdParent="0000028C" w15:done="0"/>
  <w15:commentEx w15:paraId="0000028E" w15:paraIdParent="0000028C" w15:done="0"/>
  <w15:commentEx w15:paraId="0000028F" w15:done="0"/>
  <w15:commentEx w15:paraId="00000290" w15:paraIdParent="0000028F" w15:done="0"/>
  <w15:commentEx w15:paraId="00000291" w15:paraIdParent="0000028F" w15:done="0"/>
  <w15:commentEx w15:paraId="00000292" w15:paraIdParent="0000028F" w15:done="0"/>
  <w15:commentEx w15:paraId="00000293" w15:paraIdParent="0000028F" w15:done="0"/>
  <w15:commentEx w15:paraId="00000294" w15:paraIdParent="0000028F" w15:done="0"/>
  <w15:commentEx w15:paraId="00000295" w15:paraIdParent="0000028F" w15:done="0"/>
  <w15:commentEx w15:paraId="00000296" w15:done="0"/>
  <w15:commentEx w15:paraId="0000029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tandard" w:default="1">
    <w:name w:val="Normal"/>
    <w:qFormat w:val="1"/>
    <w:rsid w:val="00163573"/>
  </w:style>
  <w:style w:type="paragraph" w:styleId="berschrift1">
    <w:name w:val="heading 1"/>
    <w:basedOn w:val="Standard"/>
    <w:next w:val="Standard"/>
    <w:uiPriority w:val="9"/>
    <w:qFormat w:val="1"/>
    <w:pPr>
      <w:keepNext w:val="1"/>
      <w:keepLines w:val="1"/>
      <w:spacing w:after="120" w:before="480"/>
      <w:outlineLvl w:val="0"/>
    </w:pPr>
    <w:rPr>
      <w:b w:val="1"/>
      <w:sz w:val="48"/>
      <w:szCs w:val="48"/>
    </w:rPr>
  </w:style>
  <w:style w:type="paragraph" w:styleId="berschrift2">
    <w:name w:val="heading 2"/>
    <w:basedOn w:val="Standard"/>
    <w:next w:val="Standard"/>
    <w:uiPriority w:val="9"/>
    <w:semiHidden w:val="1"/>
    <w:unhideWhenUsed w:val="1"/>
    <w:qFormat w:val="1"/>
    <w:pPr>
      <w:keepNext w:val="1"/>
      <w:keepLines w:val="1"/>
      <w:spacing w:after="80" w:before="360"/>
      <w:outlineLvl w:val="1"/>
    </w:pPr>
    <w:rPr>
      <w:b w:val="1"/>
      <w:sz w:val="36"/>
      <w:szCs w:val="36"/>
    </w:rPr>
  </w:style>
  <w:style w:type="paragraph" w:styleId="berschrift3">
    <w:name w:val="heading 3"/>
    <w:basedOn w:val="Standard"/>
    <w:next w:val="Standard"/>
    <w:uiPriority w:val="9"/>
    <w:semiHidden w:val="1"/>
    <w:unhideWhenUsed w:val="1"/>
    <w:qFormat w:val="1"/>
    <w:pPr>
      <w:keepNext w:val="1"/>
      <w:keepLines w:val="1"/>
      <w:spacing w:after="80" w:before="280"/>
      <w:outlineLvl w:val="2"/>
    </w:pPr>
    <w:rPr>
      <w:b w:val="1"/>
      <w:sz w:val="28"/>
      <w:szCs w:val="28"/>
    </w:rPr>
  </w:style>
  <w:style w:type="paragraph" w:styleId="berschrift4">
    <w:name w:val="heading 4"/>
    <w:basedOn w:val="Standard"/>
    <w:next w:val="Standard"/>
    <w:uiPriority w:val="9"/>
    <w:semiHidden w:val="1"/>
    <w:unhideWhenUsed w:val="1"/>
    <w:qFormat w:val="1"/>
    <w:pPr>
      <w:keepNext w:val="1"/>
      <w:keepLines w:val="1"/>
      <w:spacing w:after="40" w:before="240"/>
      <w:outlineLvl w:val="3"/>
    </w:pPr>
    <w:rPr>
      <w:b w:val="1"/>
      <w:sz w:val="24"/>
      <w:szCs w:val="24"/>
    </w:rPr>
  </w:style>
  <w:style w:type="paragraph" w:styleId="berschrift5">
    <w:name w:val="heading 5"/>
    <w:basedOn w:val="Standard"/>
    <w:next w:val="Standard"/>
    <w:uiPriority w:val="9"/>
    <w:semiHidden w:val="1"/>
    <w:unhideWhenUsed w:val="1"/>
    <w:qFormat w:val="1"/>
    <w:pPr>
      <w:keepNext w:val="1"/>
      <w:keepLines w:val="1"/>
      <w:spacing w:after="40" w:before="220"/>
      <w:outlineLvl w:val="4"/>
    </w:pPr>
    <w:rPr>
      <w:b w:val="1"/>
    </w:rPr>
  </w:style>
  <w:style w:type="paragraph" w:styleId="berschrift6">
    <w:name w:val="heading 6"/>
    <w:basedOn w:val="Standard"/>
    <w:next w:val="Standard"/>
    <w:uiPriority w:val="9"/>
    <w:semiHidden w:val="1"/>
    <w:unhideWhenUsed w:val="1"/>
    <w:qFormat w:val="1"/>
    <w:pPr>
      <w:keepNext w:val="1"/>
      <w:keepLines w:val="1"/>
      <w:spacing w:after="40" w:before="200"/>
      <w:outlineLvl w:val="5"/>
    </w:pPr>
    <w:rPr>
      <w:b w:val="1"/>
      <w:sz w:val="20"/>
      <w:szCs w:val="20"/>
    </w:r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el">
    <w:name w:val="Title"/>
    <w:basedOn w:val="Standard"/>
    <w:next w:val="Standard"/>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tandardWeb">
    <w:name w:val="Normal (Web)"/>
    <w:basedOn w:val="Standard"/>
    <w:uiPriority w:val="99"/>
    <w:semiHidden w:val="1"/>
    <w:unhideWhenUsed w:val="1"/>
    <w:rsid w:val="00494EAC"/>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Absatz-Standardschriftart"/>
    <w:uiPriority w:val="99"/>
    <w:unhideWhenUsed w:val="1"/>
    <w:rsid w:val="001919D6"/>
    <w:rPr>
      <w:color w:val="0000ff" w:themeColor="hyperlink"/>
      <w:u w:val="single"/>
    </w:rPr>
  </w:style>
  <w:style w:type="paragraph" w:styleId="Untertitel">
    <w:name w:val="Subtitle"/>
    <w:basedOn w:val="Standard"/>
    <w:next w:val="Standard"/>
    <w:pPr>
      <w:keepNext w:val="1"/>
      <w:keepLines w:val="1"/>
      <w:spacing w:after="80" w:before="360"/>
    </w:pPr>
    <w:rPr>
      <w:rFonts w:ascii="Georgia" w:cs="Georgia" w:eastAsia="Georgia" w:hAnsi="Georgia"/>
      <w:i w:val="1"/>
      <w:color w:val="666666"/>
      <w:sz w:val="48"/>
      <w:szCs w:val="48"/>
    </w:rPr>
  </w:style>
  <w:style w:type="paragraph" w:styleId="Kommentartext">
    <w:name w:val="annotation text"/>
    <w:basedOn w:val="Standard"/>
    <w:link w:val="KommentartextZchn"/>
    <w:uiPriority w:val="99"/>
    <w:unhideWhenUsed w:val="1"/>
    <w:pPr>
      <w:spacing w:line="240" w:lineRule="auto"/>
    </w:pPr>
    <w:rPr>
      <w:sz w:val="20"/>
      <w:szCs w:val="20"/>
    </w:rPr>
  </w:style>
  <w:style w:type="character" w:styleId="KommentartextZchn" w:customStyle="1">
    <w:name w:val="Kommentartext Zchn"/>
    <w:basedOn w:val="Absatz-Standardschriftart"/>
    <w:link w:val="Kommentartext"/>
    <w:uiPriority w:val="99"/>
    <w:rPr>
      <w:sz w:val="20"/>
      <w:szCs w:val="20"/>
    </w:rPr>
  </w:style>
  <w:style w:type="character" w:styleId="Kommentarzeichen">
    <w:name w:val="annotation reference"/>
    <w:basedOn w:val="Absatz-Standardschriftart"/>
    <w:uiPriority w:val="99"/>
    <w:semiHidden w:val="1"/>
    <w:unhideWhenUsed w:val="1"/>
    <w:rPr>
      <w:sz w:val="16"/>
      <w:szCs w:val="16"/>
    </w:rPr>
  </w:style>
  <w:style w:type="paragraph" w:styleId="Kommentarthema">
    <w:name w:val="annotation subject"/>
    <w:basedOn w:val="Kommentartext"/>
    <w:next w:val="Kommentartext"/>
    <w:link w:val="KommentarthemaZchn"/>
    <w:uiPriority w:val="99"/>
    <w:semiHidden w:val="1"/>
    <w:unhideWhenUsed w:val="1"/>
    <w:rsid w:val="008E463C"/>
    <w:rPr>
      <w:b w:val="1"/>
      <w:bCs w:val="1"/>
    </w:rPr>
  </w:style>
  <w:style w:type="character" w:styleId="KommentarthemaZchn" w:customStyle="1">
    <w:name w:val="Kommentarthema Zchn"/>
    <w:basedOn w:val="KommentartextZchn"/>
    <w:link w:val="Kommentarthema"/>
    <w:uiPriority w:val="99"/>
    <w:semiHidden w:val="1"/>
    <w:rsid w:val="008E463C"/>
    <w:rPr>
      <w:b w:val="1"/>
      <w:bCs w:val="1"/>
      <w:sz w:val="20"/>
      <w:szCs w:val="20"/>
    </w:rPr>
  </w:style>
  <w:style w:type="character" w:styleId="Funotenzeichen">
    <w:name w:val="footnote reference"/>
    <w:basedOn w:val="Absatz-Standardschriftart"/>
    <w:uiPriority w:val="99"/>
    <w:semiHidden w:val="1"/>
    <w:unhideWhenUsed w:val="1"/>
    <w:rsid w:val="0050552F"/>
    <w:rPr>
      <w:vertAlign w:val="superscript"/>
    </w:rPr>
  </w:style>
  <w:style w:type="character" w:styleId="id-label" w:customStyle="1">
    <w:name w:val="id-label"/>
    <w:basedOn w:val="Absatz-Standardschriftart"/>
    <w:rsid w:val="0050552F"/>
  </w:style>
  <w:style w:type="character" w:styleId="Fett">
    <w:name w:val="Strong"/>
    <w:basedOn w:val="Absatz-Standardschriftart"/>
    <w:uiPriority w:val="22"/>
    <w:qFormat w:val="1"/>
    <w:rsid w:val="0050552F"/>
    <w:rPr>
      <w:b w:val="1"/>
      <w:bCs w:val="1"/>
    </w:rPr>
  </w:style>
  <w:style w:type="paragraph" w:styleId="Kopfzeile">
    <w:name w:val="header"/>
    <w:basedOn w:val="Standard"/>
    <w:link w:val="KopfzeileZchn"/>
    <w:uiPriority w:val="99"/>
    <w:semiHidden w:val="1"/>
    <w:unhideWhenUsed w:val="1"/>
    <w:rsid w:val="006F0DB2"/>
    <w:pPr>
      <w:tabs>
        <w:tab w:val="center" w:pos="4513"/>
        <w:tab w:val="right" w:pos="9026"/>
      </w:tabs>
      <w:spacing w:after="0" w:line="240" w:lineRule="auto"/>
    </w:pPr>
  </w:style>
  <w:style w:type="character" w:styleId="KopfzeileZchn" w:customStyle="1">
    <w:name w:val="Kopfzeile Zchn"/>
    <w:basedOn w:val="Absatz-Standardschriftart"/>
    <w:link w:val="Kopfzeile"/>
    <w:uiPriority w:val="99"/>
    <w:semiHidden w:val="1"/>
    <w:rsid w:val="006F0DB2"/>
  </w:style>
  <w:style w:type="paragraph" w:styleId="Fuzeile">
    <w:name w:val="footer"/>
    <w:basedOn w:val="Standard"/>
    <w:link w:val="FuzeileZchn"/>
    <w:uiPriority w:val="99"/>
    <w:semiHidden w:val="1"/>
    <w:unhideWhenUsed w:val="1"/>
    <w:rsid w:val="006F0DB2"/>
    <w:pPr>
      <w:tabs>
        <w:tab w:val="center" w:pos="4513"/>
        <w:tab w:val="right" w:pos="9026"/>
      </w:tabs>
      <w:spacing w:after="0" w:line="240" w:lineRule="auto"/>
    </w:pPr>
  </w:style>
  <w:style w:type="character" w:styleId="FuzeileZchn" w:customStyle="1">
    <w:name w:val="Fußzeile Zchn"/>
    <w:basedOn w:val="Absatz-Standardschriftart"/>
    <w:link w:val="Fuzeile"/>
    <w:uiPriority w:val="99"/>
    <w:semiHidden w:val="1"/>
    <w:rsid w:val="006F0DB2"/>
  </w:style>
  <w:style w:type="paragraph" w:styleId="Sprechblasentext">
    <w:name w:val="Balloon Text"/>
    <w:basedOn w:val="Standard"/>
    <w:link w:val="SprechblasentextZchn"/>
    <w:uiPriority w:val="99"/>
    <w:semiHidden w:val="1"/>
    <w:unhideWhenUsed w:val="1"/>
    <w:rsid w:val="001F2BEC"/>
    <w:pPr>
      <w:spacing w:after="0" w:line="240" w:lineRule="auto"/>
    </w:pPr>
    <w:rPr>
      <w:rFonts w:ascii="Segoe UI" w:cs="Segoe UI" w:hAnsi="Segoe UI"/>
      <w:sz w:val="18"/>
      <w:szCs w:val="18"/>
    </w:rPr>
  </w:style>
  <w:style w:type="character" w:styleId="SprechblasentextZchn" w:customStyle="1">
    <w:name w:val="Sprechblasentext Zchn"/>
    <w:basedOn w:val="Absatz-Standardschriftart"/>
    <w:link w:val="Sprechblasentext"/>
    <w:uiPriority w:val="99"/>
    <w:semiHidden w:val="1"/>
    <w:rsid w:val="001F2BEC"/>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txDEDs1ystih8slAXIzybxpzcA==">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2022-05-03T14:50:00Z</dcterms:created>
  <dc:creator>Scott, Sam</dc:creator>
</cp:coreProperties>
</file>